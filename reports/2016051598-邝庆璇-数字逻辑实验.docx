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both"/>
        <w:rPr>
          <w:sz w:val="30"/>
          <w:szCs w:val="30"/>
        </w:rPr>
      </w:pPr>
    </w:p>
    <w:p>
      <w:pPr>
        <w:jc w:val="center"/>
        <w:rPr>
          <w:rFonts w:eastAsia="黑体"/>
          <w:b/>
          <w:sz w:val="84"/>
        </w:rPr>
      </w:pPr>
      <w:r>
        <w:rPr>
          <w:sz w:val="84"/>
          <w:lang w:val="en-US" w:eastAsia="zh-CN"/>
        </w:rPr>
        <w:drawing>
          <wp:inline distT="0" distB="0" distL="0" distR="0">
            <wp:extent cx="2143125" cy="647700"/>
            <wp:effectExtent l="0" t="0" r="9525" b="0"/>
            <wp:docPr id="1" name="图片 1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logo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center" w:pos="4153"/>
        </w:tabs>
        <w:jc w:val="center"/>
        <w:rPr>
          <w:b/>
          <w:sz w:val="24"/>
        </w:rPr>
      </w:pPr>
    </w:p>
    <w:p>
      <w:pPr>
        <w:tabs>
          <w:tab w:val="center" w:pos="4153"/>
        </w:tabs>
        <w:jc w:val="center"/>
        <w:rPr>
          <w:b/>
          <w:szCs w:val="21"/>
        </w:rPr>
      </w:pPr>
    </w:p>
    <w:p>
      <w:pPr>
        <w:tabs>
          <w:tab w:val="center" w:pos="4153"/>
        </w:tabs>
        <w:jc w:val="center"/>
        <w:rPr>
          <w:b/>
          <w:sz w:val="72"/>
          <w:szCs w:val="72"/>
        </w:rPr>
      </w:pPr>
      <w:r>
        <w:rPr>
          <w:b/>
          <w:sz w:val="72"/>
          <w:szCs w:val="72"/>
        </w:rPr>
        <w:t>本科实验报告</w:t>
      </w:r>
    </w:p>
    <w:p>
      <w:pPr>
        <w:tabs>
          <w:tab w:val="center" w:pos="4153"/>
        </w:tabs>
        <w:jc w:val="center"/>
        <w:rPr>
          <w:sz w:val="36"/>
          <w:szCs w:val="36"/>
        </w:rPr>
      </w:pPr>
    </w:p>
    <w:p>
      <w:pPr>
        <w:tabs>
          <w:tab w:val="center" w:pos="4153"/>
        </w:tabs>
        <w:jc w:val="center"/>
        <w:rPr>
          <w:sz w:val="36"/>
          <w:szCs w:val="36"/>
          <w:u w:val="single"/>
        </w:rPr>
      </w:pPr>
    </w:p>
    <w:p>
      <w:pPr>
        <w:tabs>
          <w:tab w:val="center" w:pos="4153"/>
        </w:tabs>
        <w:ind w:firstLine="1500" w:firstLineChars="500"/>
        <w:rPr>
          <w:sz w:val="30"/>
          <w:szCs w:val="30"/>
          <w:u w:val="single"/>
        </w:rPr>
      </w:pPr>
      <w:r>
        <w:rPr>
          <w:sz w:val="30"/>
          <w:szCs w:val="30"/>
        </w:rPr>
        <w:t>课程名称：</w:t>
      </w:r>
      <w:r>
        <w:rPr>
          <w:sz w:val="30"/>
          <w:szCs w:val="30"/>
          <w:u w:val="single"/>
        </w:rPr>
        <w:t xml:space="preserve"> </w:t>
      </w:r>
      <w:r>
        <w:rPr>
          <w:rFonts w:hint="eastAsia"/>
          <w:sz w:val="30"/>
          <w:szCs w:val="30"/>
          <w:u w:val="single"/>
          <w:lang w:val="en-US" w:eastAsia="zh-CN"/>
        </w:rPr>
        <w:t>计算机组成原理实验</w:t>
      </w:r>
      <w:r>
        <w:rPr>
          <w:sz w:val="30"/>
          <w:szCs w:val="30"/>
          <w:u w:val="single"/>
        </w:rPr>
        <w:t xml:space="preserve"> </w:t>
      </w:r>
    </w:p>
    <w:p>
      <w:pPr>
        <w:tabs>
          <w:tab w:val="center" w:pos="4153"/>
        </w:tabs>
        <w:ind w:firstLine="1500" w:firstLineChars="500"/>
        <w:rPr>
          <w:sz w:val="30"/>
          <w:szCs w:val="30"/>
        </w:rPr>
      </w:pPr>
      <w:r>
        <w:rPr>
          <w:sz w:val="30"/>
          <w:szCs w:val="30"/>
        </w:rPr>
        <w:t>课程编号：</w:t>
      </w:r>
      <w:r>
        <w:rPr>
          <w:rFonts w:hint="eastAsia"/>
          <w:sz w:val="30"/>
          <w:szCs w:val="30"/>
          <w:u w:val="single"/>
        </w:rPr>
        <w:t xml:space="preserve"> </w:t>
      </w:r>
      <w:r>
        <w:rPr>
          <w:rFonts w:hint="eastAsia"/>
          <w:sz w:val="30"/>
          <w:szCs w:val="30"/>
          <w:u w:val="single"/>
          <w:lang w:val="en-US" w:eastAsia="zh-CN"/>
        </w:rPr>
        <w:t xml:space="preserve">   08060038</w:t>
      </w:r>
      <w:r>
        <w:rPr>
          <w:rFonts w:hint="eastAsia"/>
          <w:sz w:val="30"/>
          <w:szCs w:val="30"/>
          <w:u w:val="single"/>
        </w:rPr>
        <w:t xml:space="preserve"> </w:t>
      </w:r>
      <w:r>
        <w:rPr>
          <w:rFonts w:hint="eastAsia"/>
          <w:sz w:val="30"/>
          <w:szCs w:val="30"/>
          <w:u w:val="single"/>
          <w:lang w:val="en-US" w:eastAsia="zh-CN"/>
        </w:rPr>
        <w:t xml:space="preserve">      </w:t>
      </w:r>
      <w:r>
        <w:rPr>
          <w:rFonts w:hint="eastAsia"/>
          <w:sz w:val="30"/>
          <w:szCs w:val="30"/>
          <w:u w:val="single"/>
        </w:rPr>
        <w:t xml:space="preserve"> </w:t>
      </w:r>
    </w:p>
    <w:p>
      <w:pPr>
        <w:tabs>
          <w:tab w:val="center" w:pos="4153"/>
        </w:tabs>
        <w:ind w:firstLine="1500" w:firstLineChars="500"/>
        <w:rPr>
          <w:rFonts w:hint="eastAsia"/>
          <w:sz w:val="30"/>
          <w:szCs w:val="30"/>
          <w:u w:val="single"/>
        </w:rPr>
      </w:pPr>
      <w:r>
        <w:rPr>
          <w:sz w:val="30"/>
          <w:szCs w:val="30"/>
        </w:rPr>
        <w:t>学生姓名：</w:t>
      </w:r>
      <w:r>
        <w:rPr>
          <w:rFonts w:hint="eastAsia"/>
          <w:sz w:val="30"/>
          <w:szCs w:val="30"/>
          <w:u w:val="single"/>
        </w:rPr>
        <w:t xml:space="preserve"> </w:t>
      </w:r>
      <w:r>
        <w:rPr>
          <w:rFonts w:hint="eastAsia"/>
          <w:sz w:val="30"/>
          <w:szCs w:val="30"/>
          <w:u w:val="single"/>
          <w:lang w:val="en-US" w:eastAsia="zh-CN"/>
        </w:rPr>
        <w:t xml:space="preserve">    邝庆璇</w:t>
      </w:r>
      <w:r>
        <w:rPr>
          <w:rFonts w:hint="eastAsia"/>
          <w:sz w:val="30"/>
          <w:szCs w:val="30"/>
          <w:u w:val="single"/>
        </w:rPr>
        <w:t xml:space="preserve">    </w:t>
      </w:r>
      <w:r>
        <w:rPr>
          <w:sz w:val="30"/>
          <w:szCs w:val="30"/>
          <w:u w:val="single"/>
        </w:rPr>
        <w:t xml:space="preserve">    </w:t>
      </w:r>
      <w:r>
        <w:rPr>
          <w:rFonts w:hint="eastAsia"/>
          <w:sz w:val="30"/>
          <w:szCs w:val="30"/>
          <w:u w:val="single"/>
        </w:rPr>
        <w:t xml:space="preserve"> </w:t>
      </w:r>
    </w:p>
    <w:p>
      <w:pPr>
        <w:tabs>
          <w:tab w:val="center" w:pos="4153"/>
        </w:tabs>
        <w:ind w:firstLine="1500" w:firstLineChars="500"/>
        <w:rPr>
          <w:sz w:val="30"/>
          <w:szCs w:val="30"/>
        </w:rPr>
      </w:pPr>
      <w:r>
        <w:rPr>
          <w:sz w:val="30"/>
          <w:szCs w:val="30"/>
        </w:rPr>
        <w:t>学号：</w:t>
      </w:r>
      <w:r>
        <w:rPr>
          <w:rFonts w:hint="eastAsia"/>
          <w:sz w:val="30"/>
          <w:szCs w:val="30"/>
        </w:rPr>
        <w:t xml:space="preserve">    </w:t>
      </w:r>
      <w:r>
        <w:rPr>
          <w:rFonts w:hint="eastAsia"/>
          <w:sz w:val="30"/>
          <w:szCs w:val="30"/>
          <w:u w:val="single"/>
        </w:rPr>
        <w:t xml:space="preserve"> </w:t>
      </w:r>
      <w:r>
        <w:rPr>
          <w:rFonts w:hint="eastAsia"/>
          <w:sz w:val="30"/>
          <w:szCs w:val="30"/>
          <w:u w:val="single"/>
          <w:lang w:val="en-US" w:eastAsia="zh-CN"/>
        </w:rPr>
        <w:t xml:space="preserve">  2016051598     </w:t>
      </w:r>
      <w:r>
        <w:rPr>
          <w:sz w:val="30"/>
          <w:szCs w:val="30"/>
          <w:u w:val="single"/>
        </w:rPr>
        <w:t xml:space="preserve"> </w:t>
      </w:r>
      <w:r>
        <w:rPr>
          <w:rFonts w:hint="eastAsia"/>
          <w:sz w:val="30"/>
          <w:szCs w:val="30"/>
          <w:u w:val="single"/>
        </w:rPr>
        <w:t xml:space="preserve"> </w:t>
      </w:r>
    </w:p>
    <w:p>
      <w:pPr>
        <w:tabs>
          <w:tab w:val="center" w:pos="4153"/>
        </w:tabs>
        <w:ind w:firstLine="1500" w:firstLineChars="500"/>
        <w:rPr>
          <w:sz w:val="30"/>
          <w:szCs w:val="30"/>
        </w:rPr>
      </w:pPr>
      <w:r>
        <w:rPr>
          <w:sz w:val="30"/>
          <w:szCs w:val="30"/>
        </w:rPr>
        <w:t>学院：</w:t>
      </w:r>
      <w:r>
        <w:rPr>
          <w:rFonts w:hint="eastAsia"/>
          <w:sz w:val="30"/>
          <w:szCs w:val="30"/>
        </w:rPr>
        <w:t xml:space="preserve">    </w:t>
      </w:r>
      <w:r>
        <w:rPr>
          <w:rFonts w:hint="eastAsia"/>
          <w:sz w:val="30"/>
          <w:szCs w:val="30"/>
          <w:u w:val="single"/>
        </w:rPr>
        <w:t xml:space="preserve"> </w:t>
      </w:r>
      <w:r>
        <w:rPr>
          <w:rFonts w:hint="eastAsia"/>
          <w:sz w:val="30"/>
          <w:szCs w:val="30"/>
          <w:u w:val="single"/>
          <w:lang w:val="en-US" w:eastAsia="zh-CN"/>
        </w:rPr>
        <w:t>信息科学与技术学院</w:t>
      </w:r>
      <w:r>
        <w:rPr>
          <w:sz w:val="30"/>
          <w:szCs w:val="30"/>
          <w:u w:val="single"/>
        </w:rPr>
        <w:t xml:space="preserve"> </w:t>
      </w:r>
    </w:p>
    <w:p>
      <w:pPr>
        <w:tabs>
          <w:tab w:val="center" w:pos="4153"/>
        </w:tabs>
        <w:ind w:firstLine="1500" w:firstLineChars="500"/>
        <w:rPr>
          <w:sz w:val="30"/>
          <w:szCs w:val="30"/>
        </w:rPr>
      </w:pPr>
      <w:r>
        <w:rPr>
          <w:sz w:val="30"/>
          <w:szCs w:val="30"/>
        </w:rPr>
        <w:t>系：</w:t>
      </w:r>
      <w:r>
        <w:rPr>
          <w:rFonts w:hint="eastAsia"/>
          <w:sz w:val="30"/>
          <w:szCs w:val="30"/>
        </w:rPr>
        <w:t xml:space="preserve">      </w:t>
      </w:r>
      <w:r>
        <w:rPr>
          <w:rFonts w:hint="eastAsia"/>
          <w:sz w:val="30"/>
          <w:szCs w:val="30"/>
          <w:u w:val="single"/>
        </w:rPr>
        <w:t xml:space="preserve"> </w:t>
      </w:r>
      <w:r>
        <w:rPr>
          <w:rFonts w:hint="eastAsia"/>
          <w:sz w:val="30"/>
          <w:szCs w:val="30"/>
          <w:u w:val="single"/>
          <w:lang w:val="en-US" w:eastAsia="zh-CN"/>
        </w:rPr>
        <w:t xml:space="preserve">    计算机系</w:t>
      </w:r>
      <w:r>
        <w:rPr>
          <w:sz w:val="30"/>
          <w:szCs w:val="30"/>
          <w:u w:val="single"/>
        </w:rPr>
        <w:t xml:space="preserve">    </w:t>
      </w:r>
      <w:r>
        <w:rPr>
          <w:rFonts w:hint="eastAsia"/>
          <w:sz w:val="30"/>
          <w:szCs w:val="30"/>
          <w:u w:val="single"/>
          <w:lang w:val="en-US" w:eastAsia="zh-CN"/>
        </w:rPr>
        <w:t xml:space="preserve"> </w:t>
      </w:r>
      <w:r>
        <w:rPr>
          <w:rFonts w:hint="eastAsia"/>
          <w:sz w:val="30"/>
          <w:szCs w:val="30"/>
          <w:u w:val="single"/>
        </w:rPr>
        <w:t xml:space="preserve">  </w:t>
      </w:r>
    </w:p>
    <w:p>
      <w:pPr>
        <w:tabs>
          <w:tab w:val="center" w:pos="4153"/>
        </w:tabs>
        <w:ind w:firstLine="1500" w:firstLineChars="500"/>
        <w:rPr>
          <w:sz w:val="30"/>
          <w:szCs w:val="30"/>
        </w:rPr>
      </w:pPr>
      <w:r>
        <w:rPr>
          <w:sz w:val="30"/>
          <w:szCs w:val="30"/>
        </w:rPr>
        <w:t>专业：</w:t>
      </w:r>
      <w:r>
        <w:rPr>
          <w:rFonts w:hint="eastAsia"/>
          <w:sz w:val="30"/>
          <w:szCs w:val="30"/>
        </w:rPr>
        <w:t xml:space="preserve">    </w:t>
      </w:r>
      <w:r>
        <w:rPr>
          <w:rFonts w:hint="eastAsia"/>
          <w:sz w:val="30"/>
          <w:szCs w:val="30"/>
          <w:u w:val="single"/>
        </w:rPr>
        <w:t xml:space="preserve"> </w:t>
      </w:r>
      <w:r>
        <w:rPr>
          <w:rFonts w:hint="eastAsia"/>
          <w:sz w:val="30"/>
          <w:szCs w:val="30"/>
          <w:u w:val="single"/>
          <w:lang w:val="en-US" w:eastAsia="zh-CN"/>
        </w:rPr>
        <w:t>计算机科学与技术</w:t>
      </w:r>
      <w:r>
        <w:rPr>
          <w:rFonts w:hint="eastAsia"/>
          <w:sz w:val="30"/>
          <w:szCs w:val="30"/>
          <w:u w:val="single"/>
        </w:rPr>
        <w:t xml:space="preserve">   </w:t>
      </w:r>
    </w:p>
    <w:p>
      <w:pPr>
        <w:tabs>
          <w:tab w:val="center" w:pos="4153"/>
        </w:tabs>
        <w:ind w:firstLine="1500" w:firstLineChars="500"/>
        <w:rPr>
          <w:sz w:val="30"/>
          <w:szCs w:val="30"/>
        </w:rPr>
      </w:pPr>
      <w:r>
        <w:rPr>
          <w:sz w:val="30"/>
          <w:szCs w:val="30"/>
        </w:rPr>
        <w:t>指导教师：</w:t>
      </w:r>
      <w:r>
        <w:rPr>
          <w:rFonts w:hint="eastAsia"/>
          <w:sz w:val="30"/>
          <w:szCs w:val="30"/>
          <w:u w:val="single"/>
        </w:rPr>
        <w:t xml:space="preserve">  </w:t>
      </w:r>
      <w:r>
        <w:rPr>
          <w:rFonts w:hint="eastAsia"/>
          <w:sz w:val="30"/>
          <w:szCs w:val="30"/>
          <w:u w:val="single"/>
          <w:lang w:val="en-US" w:eastAsia="zh-CN"/>
        </w:rPr>
        <w:t xml:space="preserve"> 王传胜 梁倬骞 </w:t>
      </w:r>
      <w:r>
        <w:rPr>
          <w:rFonts w:hint="eastAsia"/>
          <w:sz w:val="30"/>
          <w:szCs w:val="30"/>
          <w:u w:val="single"/>
        </w:rPr>
        <w:t xml:space="preserve">   </w:t>
      </w:r>
    </w:p>
    <w:p>
      <w:pPr>
        <w:tabs>
          <w:tab w:val="center" w:pos="4153"/>
        </w:tabs>
        <w:ind w:firstLine="1500" w:firstLineChars="500"/>
        <w:rPr>
          <w:sz w:val="30"/>
          <w:szCs w:val="30"/>
        </w:rPr>
      </w:pPr>
      <w:r>
        <w:rPr>
          <w:sz w:val="30"/>
          <w:szCs w:val="30"/>
        </w:rPr>
        <w:t>教师单位：</w:t>
      </w:r>
      <w:r>
        <w:rPr>
          <w:rFonts w:hint="eastAsia"/>
          <w:sz w:val="30"/>
          <w:szCs w:val="30"/>
          <w:u w:val="single"/>
        </w:rPr>
        <w:t xml:space="preserve"> </w:t>
      </w:r>
      <w:r>
        <w:rPr>
          <w:rFonts w:hint="eastAsia"/>
          <w:sz w:val="30"/>
          <w:szCs w:val="30"/>
          <w:u w:val="single"/>
          <w:lang w:val="en-US" w:eastAsia="zh-CN"/>
        </w:rPr>
        <w:t xml:space="preserve"> 暨南大学计算机系</w:t>
      </w:r>
      <w:r>
        <w:rPr>
          <w:rFonts w:hint="eastAsia"/>
          <w:sz w:val="30"/>
          <w:szCs w:val="30"/>
          <w:u w:val="single"/>
        </w:rPr>
        <w:t xml:space="preserve"> </w:t>
      </w:r>
      <w:r>
        <w:rPr>
          <w:sz w:val="30"/>
          <w:szCs w:val="30"/>
          <w:u w:val="single"/>
        </w:rPr>
        <w:t xml:space="preserve"> </w:t>
      </w:r>
    </w:p>
    <w:p>
      <w:pPr>
        <w:tabs>
          <w:tab w:val="center" w:pos="4153"/>
        </w:tabs>
        <w:ind w:firstLine="1500" w:firstLineChars="500"/>
        <w:rPr>
          <w:sz w:val="30"/>
          <w:szCs w:val="30"/>
        </w:rPr>
      </w:pPr>
      <w:r>
        <w:rPr>
          <w:sz w:val="30"/>
          <w:szCs w:val="30"/>
        </w:rPr>
        <w:t>开课时间：</w:t>
      </w:r>
      <w:r>
        <w:rPr>
          <w:rFonts w:hint="eastAsia"/>
          <w:sz w:val="30"/>
          <w:szCs w:val="30"/>
        </w:rPr>
        <w:t>20</w:t>
      </w:r>
      <w:r>
        <w:rPr>
          <w:rFonts w:hint="eastAsia"/>
          <w:sz w:val="30"/>
          <w:szCs w:val="30"/>
          <w:lang w:val="en-US" w:eastAsia="zh-CN"/>
        </w:rPr>
        <w:t>19</w:t>
      </w:r>
      <w:r>
        <w:rPr>
          <w:sz w:val="30"/>
          <w:szCs w:val="30"/>
        </w:rPr>
        <w:t xml:space="preserve">~ </w:t>
      </w:r>
      <w:r>
        <w:rPr>
          <w:rFonts w:hint="eastAsia"/>
          <w:sz w:val="30"/>
          <w:szCs w:val="30"/>
        </w:rPr>
        <w:t>20</w:t>
      </w:r>
      <w:r>
        <w:rPr>
          <w:rFonts w:hint="eastAsia"/>
          <w:sz w:val="30"/>
          <w:szCs w:val="30"/>
          <w:lang w:val="en-US" w:eastAsia="zh-CN"/>
        </w:rPr>
        <w:t>20</w:t>
      </w:r>
      <w:r>
        <w:rPr>
          <w:sz w:val="30"/>
          <w:szCs w:val="30"/>
        </w:rPr>
        <w:t>学年度</w:t>
      </w:r>
      <w:r>
        <w:rPr>
          <w:rFonts w:hint="eastAsia"/>
          <w:sz w:val="30"/>
          <w:szCs w:val="30"/>
        </w:rPr>
        <w:t xml:space="preserve"> </w:t>
      </w:r>
      <w:r>
        <w:rPr>
          <w:sz w:val="30"/>
          <w:szCs w:val="30"/>
        </w:rPr>
        <w:t>第</w:t>
      </w:r>
      <w:r>
        <w:rPr>
          <w:rFonts w:hint="eastAsia"/>
          <w:sz w:val="30"/>
          <w:szCs w:val="30"/>
          <w:lang w:val="en-US" w:eastAsia="zh-CN"/>
        </w:rPr>
        <w:t>1</w:t>
      </w:r>
      <w:r>
        <w:rPr>
          <w:sz w:val="30"/>
          <w:szCs w:val="30"/>
        </w:rPr>
        <w:t>期</w:t>
      </w:r>
    </w:p>
    <w:p>
      <w:pPr>
        <w:tabs>
          <w:tab w:val="center" w:pos="4153"/>
        </w:tabs>
        <w:jc w:val="center"/>
        <w:rPr>
          <w:b/>
          <w:sz w:val="32"/>
          <w:szCs w:val="32"/>
        </w:rPr>
      </w:pPr>
    </w:p>
    <w:p>
      <w:pPr>
        <w:tabs>
          <w:tab w:val="center" w:pos="4153"/>
        </w:tabs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暨南大学教务处</w:t>
      </w:r>
    </w:p>
    <w:p>
      <w:pPr>
        <w:tabs>
          <w:tab w:val="center" w:pos="4153"/>
        </w:tabs>
        <w:jc w:val="center"/>
        <w:rPr>
          <w:rFonts w:hint="eastAsia"/>
          <w:b/>
          <w:sz w:val="32"/>
          <w:szCs w:val="32"/>
          <w:lang w:eastAsia="zh-CN"/>
        </w:rPr>
      </w:pPr>
      <w:r>
        <w:rPr>
          <w:rFonts w:hint="eastAsia"/>
          <w:b/>
          <w:sz w:val="32"/>
          <w:szCs w:val="32"/>
          <w:lang w:eastAsia="zh-CN"/>
        </w:rPr>
        <w:t>201</w:t>
      </w:r>
      <w:r>
        <w:rPr>
          <w:rFonts w:hint="eastAsia"/>
          <w:b/>
          <w:sz w:val="32"/>
          <w:szCs w:val="32"/>
          <w:lang w:val="en-US" w:eastAsia="zh-CN"/>
        </w:rPr>
        <w:t>9</w:t>
      </w:r>
      <w:r>
        <w:rPr>
          <w:rFonts w:hint="eastAsia"/>
          <w:b/>
          <w:sz w:val="32"/>
          <w:szCs w:val="32"/>
          <w:lang w:eastAsia="zh-CN"/>
        </w:rPr>
        <w:t>年</w:t>
      </w:r>
      <w:r>
        <w:rPr>
          <w:rFonts w:hint="eastAsia"/>
          <w:b/>
          <w:sz w:val="32"/>
          <w:szCs w:val="32"/>
          <w:lang w:val="en-US" w:eastAsia="zh-CN"/>
        </w:rPr>
        <w:t>12</w:t>
      </w:r>
      <w:r>
        <w:rPr>
          <w:rFonts w:hint="eastAsia"/>
          <w:b/>
          <w:sz w:val="32"/>
          <w:szCs w:val="32"/>
          <w:lang w:eastAsia="zh-CN"/>
        </w:rPr>
        <w:t>月</w:t>
      </w:r>
      <w:r>
        <w:rPr>
          <w:rFonts w:hint="eastAsia"/>
          <w:b/>
          <w:sz w:val="32"/>
          <w:szCs w:val="32"/>
          <w:lang w:val="en-US" w:eastAsia="zh-CN"/>
        </w:rPr>
        <w:t>05</w:t>
      </w:r>
      <w:r>
        <w:rPr>
          <w:rFonts w:hint="eastAsia"/>
          <w:b/>
          <w:sz w:val="32"/>
          <w:szCs w:val="32"/>
          <w:lang w:eastAsia="zh-CN"/>
        </w:rPr>
        <w:t>日</w:t>
      </w:r>
    </w:p>
    <w:p>
      <w:pPr>
        <w:tabs>
          <w:tab w:val="center" w:pos="4153"/>
        </w:tabs>
        <w:jc w:val="center"/>
        <w:rPr>
          <w:rFonts w:hint="eastAsia"/>
          <w:b/>
          <w:sz w:val="32"/>
          <w:szCs w:val="32"/>
          <w:lang w:eastAsia="zh-CN"/>
        </w:rPr>
      </w:pPr>
    </w:p>
    <w:p>
      <w:pPr>
        <w:tabs>
          <w:tab w:val="center" w:pos="4153"/>
        </w:tabs>
        <w:jc w:val="center"/>
        <w:rPr>
          <w:rFonts w:hint="eastAsia"/>
          <w:b/>
          <w:sz w:val="32"/>
          <w:szCs w:val="32"/>
          <w:lang w:eastAsia="zh-CN"/>
        </w:rPr>
      </w:pPr>
    </w:p>
    <w:p>
      <w:pPr>
        <w:tabs>
          <w:tab w:val="center" w:pos="4153"/>
        </w:tabs>
        <w:rPr>
          <w:b/>
          <w:sz w:val="32"/>
          <w:szCs w:val="32"/>
        </w:rPr>
      </w:pPr>
      <w:r>
        <w:rPr>
          <w:szCs w:val="21"/>
        </w:rPr>
        <w:t xml:space="preserve">    </w:t>
      </w:r>
      <w:r>
        <w:rPr>
          <w:rFonts w:hint="eastAsia"/>
          <w:szCs w:val="21"/>
        </w:rPr>
        <w:t xml:space="preserve">      </w:t>
      </w:r>
      <w:r>
        <w:rPr>
          <w:rFonts w:eastAsia="楷体_GB2312"/>
          <w:sz w:val="24"/>
          <w:u w:val="single"/>
        </w:rPr>
        <w:t xml:space="preserve"> 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hint="eastAsia" w:eastAsia="楷体_GB2312"/>
          <w:sz w:val="32"/>
          <w:szCs w:val="32"/>
          <w:u w:val="single"/>
          <w:lang w:val="en-US" w:eastAsia="zh-CN"/>
        </w:rPr>
        <w:t>数字逻辑实验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b/>
          <w:sz w:val="32"/>
          <w:szCs w:val="32"/>
        </w:rPr>
        <w:t>课程实验项目目录</w:t>
      </w:r>
    </w:p>
    <w:p>
      <w:pPr>
        <w:tabs>
          <w:tab w:val="center" w:pos="4153"/>
        </w:tabs>
        <w:ind w:firstLine="4080" w:firstLineChars="1700"/>
        <w:rPr>
          <w:rFonts w:hint="eastAsia" w:eastAsia="宋体"/>
          <w:sz w:val="24"/>
          <w:u w:val="single"/>
          <w:lang w:val="en-US" w:eastAsia="zh-CN"/>
        </w:rPr>
      </w:pPr>
      <w:r>
        <w:rPr>
          <w:sz w:val="24"/>
        </w:rPr>
        <w:t>学生姓名：</w:t>
      </w:r>
      <w:r>
        <w:rPr>
          <w:rFonts w:hint="eastAsia"/>
          <w:sz w:val="24"/>
          <w:lang w:val="en-US" w:eastAsia="zh-CN"/>
        </w:rPr>
        <w:t>邝庆璇</w:t>
      </w:r>
      <w:r>
        <w:rPr>
          <w:sz w:val="24"/>
        </w:rPr>
        <w:t xml:space="preserve">  学号：</w:t>
      </w:r>
      <w:r>
        <w:rPr>
          <w:rFonts w:hint="eastAsia"/>
          <w:sz w:val="24"/>
          <w:lang w:val="en-US" w:eastAsia="zh-CN"/>
        </w:rPr>
        <w:t>2016051598</w:t>
      </w:r>
    </w:p>
    <w:tbl>
      <w:tblPr>
        <w:tblStyle w:val="4"/>
        <w:tblW w:w="8738" w:type="dxa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48"/>
        <w:gridCol w:w="1491"/>
        <w:gridCol w:w="3208"/>
        <w:gridCol w:w="1241"/>
        <w:gridCol w:w="720"/>
        <w:gridCol w:w="1430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4" w:hRule="exact"/>
        </w:trPr>
        <w:tc>
          <w:tcPr>
            <w:tcW w:w="648" w:type="dxa"/>
            <w:noWrap w:val="0"/>
            <w:vAlign w:val="center"/>
          </w:tcPr>
          <w:p>
            <w:pPr>
              <w:tabs>
                <w:tab w:val="center" w:pos="4153"/>
              </w:tabs>
              <w:jc w:val="center"/>
              <w:rPr>
                <w:szCs w:val="21"/>
              </w:rPr>
            </w:pPr>
            <w:r>
              <w:rPr>
                <w:szCs w:val="21"/>
              </w:rPr>
              <w:t>序号</w:t>
            </w:r>
          </w:p>
        </w:tc>
        <w:tc>
          <w:tcPr>
            <w:tcW w:w="1491" w:type="dxa"/>
            <w:noWrap w:val="0"/>
            <w:vAlign w:val="center"/>
          </w:tcPr>
          <w:p>
            <w:pPr>
              <w:tabs>
                <w:tab w:val="center" w:pos="4153"/>
              </w:tabs>
              <w:jc w:val="center"/>
              <w:rPr>
                <w:szCs w:val="21"/>
              </w:rPr>
            </w:pPr>
            <w:r>
              <w:rPr>
                <w:szCs w:val="21"/>
              </w:rPr>
              <w:t>实验项目编号</w:t>
            </w:r>
          </w:p>
        </w:tc>
        <w:tc>
          <w:tcPr>
            <w:tcW w:w="3208" w:type="dxa"/>
            <w:noWrap w:val="0"/>
            <w:vAlign w:val="center"/>
          </w:tcPr>
          <w:p>
            <w:pPr>
              <w:tabs>
                <w:tab w:val="center" w:pos="4153"/>
              </w:tabs>
              <w:jc w:val="center"/>
              <w:rPr>
                <w:szCs w:val="21"/>
              </w:rPr>
            </w:pPr>
            <w:r>
              <w:rPr>
                <w:szCs w:val="21"/>
              </w:rPr>
              <w:t>实验项目名称</w:t>
            </w:r>
          </w:p>
        </w:tc>
        <w:tc>
          <w:tcPr>
            <w:tcW w:w="1241" w:type="dxa"/>
            <w:noWrap w:val="0"/>
            <w:vAlign w:val="center"/>
          </w:tcPr>
          <w:p>
            <w:pPr>
              <w:tabs>
                <w:tab w:val="center" w:pos="4153"/>
              </w:tabs>
              <w:jc w:val="center"/>
              <w:rPr>
                <w:szCs w:val="21"/>
              </w:rPr>
            </w:pPr>
            <w:r>
              <w:rPr>
                <w:szCs w:val="21"/>
              </w:rPr>
              <w:t>*实验项目类型</w:t>
            </w:r>
          </w:p>
        </w:tc>
        <w:tc>
          <w:tcPr>
            <w:tcW w:w="720" w:type="dxa"/>
            <w:noWrap w:val="0"/>
            <w:vAlign w:val="center"/>
          </w:tcPr>
          <w:p>
            <w:pPr>
              <w:tabs>
                <w:tab w:val="center" w:pos="4153"/>
              </w:tabs>
              <w:jc w:val="center"/>
              <w:rPr>
                <w:szCs w:val="21"/>
              </w:rPr>
            </w:pPr>
            <w:r>
              <w:rPr>
                <w:szCs w:val="21"/>
              </w:rPr>
              <w:t>成绩</w:t>
            </w:r>
          </w:p>
        </w:tc>
        <w:tc>
          <w:tcPr>
            <w:tcW w:w="1430" w:type="dxa"/>
            <w:noWrap w:val="0"/>
            <w:vAlign w:val="center"/>
          </w:tcPr>
          <w:p>
            <w:pPr>
              <w:tabs>
                <w:tab w:val="center" w:pos="4153"/>
              </w:tabs>
              <w:jc w:val="center"/>
              <w:rPr>
                <w:szCs w:val="21"/>
              </w:rPr>
            </w:pPr>
            <w:r>
              <w:rPr>
                <w:szCs w:val="21"/>
              </w:rPr>
              <w:t>指导教师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4" w:hRule="exact"/>
        </w:trPr>
        <w:tc>
          <w:tcPr>
            <w:tcW w:w="648" w:type="dxa"/>
            <w:noWrap w:val="0"/>
            <w:vAlign w:val="center"/>
          </w:tcPr>
          <w:p>
            <w:pPr>
              <w:tabs>
                <w:tab w:val="center" w:pos="4153"/>
              </w:tabs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491" w:type="dxa"/>
            <w:noWrap w:val="0"/>
            <w:vAlign w:val="top"/>
          </w:tcPr>
          <w:p>
            <w:pPr>
              <w:tabs>
                <w:tab w:val="center" w:pos="4153"/>
              </w:tabs>
              <w:rPr>
                <w:rFonts w:hint="eastAsia" w:eastAsia="宋体"/>
                <w:b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/>
                <w:sz w:val="21"/>
                <w:szCs w:val="21"/>
                <w:lang w:val="en-US" w:eastAsia="zh-CN"/>
              </w:rPr>
              <w:t>08060038</w:t>
            </w:r>
            <w:r>
              <w:rPr>
                <w:rFonts w:hint="default"/>
                <w:b/>
                <w:sz w:val="21"/>
                <w:szCs w:val="21"/>
                <w:lang w:val="en-US" w:eastAsia="zh-CN"/>
              </w:rPr>
              <w:t>01</w:t>
            </w:r>
          </w:p>
        </w:tc>
        <w:tc>
          <w:tcPr>
            <w:tcW w:w="3208" w:type="dxa"/>
            <w:noWrap w:val="0"/>
            <w:vAlign w:val="top"/>
          </w:tcPr>
          <w:p>
            <w:pPr>
              <w:tabs>
                <w:tab w:val="center" w:pos="4153"/>
              </w:tabs>
              <w:rPr>
                <w:rFonts w:hint="default" w:eastAsia="宋体"/>
                <w:b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b/>
                <w:sz w:val="24"/>
                <w:szCs w:val="24"/>
                <w:lang w:val="en-US" w:eastAsia="zh-CN"/>
              </w:rPr>
              <w:t>验证逻辑门</w:t>
            </w:r>
          </w:p>
        </w:tc>
        <w:tc>
          <w:tcPr>
            <w:tcW w:w="1241" w:type="dxa"/>
            <w:noWrap w:val="0"/>
            <w:vAlign w:val="top"/>
          </w:tcPr>
          <w:p>
            <w:pPr>
              <w:tabs>
                <w:tab w:val="center" w:pos="4153"/>
              </w:tabs>
              <w:rPr>
                <w:rFonts w:hint="eastAsia" w:eastAsia="宋体"/>
                <w:b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b/>
                <w:sz w:val="24"/>
                <w:szCs w:val="24"/>
                <w:lang w:val="en-US" w:eastAsia="zh-CN"/>
              </w:rPr>
              <w:t>验证</w:t>
            </w:r>
          </w:p>
        </w:tc>
        <w:tc>
          <w:tcPr>
            <w:tcW w:w="720" w:type="dxa"/>
            <w:noWrap w:val="0"/>
            <w:vAlign w:val="top"/>
          </w:tcPr>
          <w:p>
            <w:pPr>
              <w:tabs>
                <w:tab w:val="center" w:pos="4153"/>
              </w:tabs>
              <w:rPr>
                <w:rFonts w:hint="eastAsia" w:eastAsia="宋体"/>
                <w:b/>
                <w:sz w:val="24"/>
                <w:szCs w:val="24"/>
                <w:lang w:val="en-US" w:eastAsia="zh-CN"/>
              </w:rPr>
            </w:pPr>
          </w:p>
        </w:tc>
        <w:tc>
          <w:tcPr>
            <w:tcW w:w="1430" w:type="dxa"/>
            <w:noWrap w:val="0"/>
            <w:vAlign w:val="top"/>
          </w:tcPr>
          <w:p>
            <w:pPr>
              <w:tabs>
                <w:tab w:val="center" w:pos="4153"/>
              </w:tabs>
              <w:rPr>
                <w:rFonts w:hint="eastAsia" w:eastAsia="宋体"/>
                <w:b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b/>
                <w:sz w:val="24"/>
                <w:szCs w:val="24"/>
                <w:lang w:val="en-US" w:eastAsia="zh-CN"/>
              </w:rPr>
              <w:t>王传胜 梁倬骞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4" w:hRule="exact"/>
        </w:trPr>
        <w:tc>
          <w:tcPr>
            <w:tcW w:w="648" w:type="dxa"/>
            <w:noWrap w:val="0"/>
            <w:vAlign w:val="center"/>
          </w:tcPr>
          <w:p>
            <w:pPr>
              <w:tabs>
                <w:tab w:val="center" w:pos="4153"/>
              </w:tabs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491" w:type="dxa"/>
            <w:noWrap w:val="0"/>
            <w:vAlign w:val="top"/>
          </w:tcPr>
          <w:p>
            <w:pPr>
              <w:tabs>
                <w:tab w:val="center" w:pos="4153"/>
              </w:tabs>
              <w:rPr>
                <w:rFonts w:hint="default"/>
                <w:b/>
                <w:sz w:val="21"/>
                <w:szCs w:val="21"/>
                <w:lang w:val="en-US"/>
              </w:rPr>
            </w:pPr>
            <w:r>
              <w:rPr>
                <w:rFonts w:hint="eastAsia"/>
                <w:b/>
                <w:sz w:val="21"/>
                <w:szCs w:val="21"/>
                <w:lang w:val="en-US" w:eastAsia="zh-CN"/>
              </w:rPr>
              <w:t>08060038</w:t>
            </w:r>
            <w:r>
              <w:rPr>
                <w:rFonts w:hint="default"/>
                <w:b/>
                <w:sz w:val="21"/>
                <w:szCs w:val="21"/>
                <w:lang w:val="en-US" w:eastAsia="zh-CN"/>
              </w:rPr>
              <w:t>0</w:t>
            </w:r>
            <w:r>
              <w:rPr>
                <w:rFonts w:hint="eastAsia"/>
                <w:b/>
                <w:sz w:val="21"/>
                <w:szCs w:val="21"/>
                <w:lang w:val="en-US" w:eastAsia="zh-CN"/>
              </w:rPr>
              <w:t>2</w:t>
            </w:r>
          </w:p>
        </w:tc>
        <w:tc>
          <w:tcPr>
            <w:tcW w:w="3208" w:type="dxa"/>
            <w:noWrap w:val="0"/>
            <w:vAlign w:val="top"/>
          </w:tcPr>
          <w:p>
            <w:pPr>
              <w:tabs>
                <w:tab w:val="center" w:pos="4153"/>
              </w:tabs>
              <w:rPr>
                <w:rFonts w:hint="default" w:eastAsia="宋体"/>
                <w:b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b/>
                <w:sz w:val="24"/>
                <w:szCs w:val="24"/>
                <w:lang w:val="en-US" w:eastAsia="zh-CN"/>
              </w:rPr>
              <w:t>基本逻辑门电路之间的转换</w:t>
            </w:r>
          </w:p>
        </w:tc>
        <w:tc>
          <w:tcPr>
            <w:tcW w:w="1241" w:type="dxa"/>
            <w:noWrap w:val="0"/>
            <w:vAlign w:val="top"/>
          </w:tcPr>
          <w:p>
            <w:pPr>
              <w:tabs>
                <w:tab w:val="center" w:pos="4153"/>
              </w:tabs>
              <w:rPr>
                <w:rFonts w:hint="eastAsia" w:eastAsia="宋体"/>
                <w:b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b/>
                <w:sz w:val="24"/>
                <w:szCs w:val="24"/>
                <w:lang w:val="en-US" w:eastAsia="zh-CN"/>
              </w:rPr>
              <w:t>验证</w:t>
            </w:r>
          </w:p>
        </w:tc>
        <w:tc>
          <w:tcPr>
            <w:tcW w:w="720" w:type="dxa"/>
            <w:noWrap w:val="0"/>
            <w:vAlign w:val="top"/>
          </w:tcPr>
          <w:p>
            <w:pPr>
              <w:tabs>
                <w:tab w:val="center" w:pos="4153"/>
              </w:tabs>
              <w:rPr>
                <w:rFonts w:hint="eastAsia" w:eastAsia="宋体"/>
                <w:b/>
                <w:sz w:val="24"/>
                <w:szCs w:val="24"/>
                <w:lang w:val="en-US" w:eastAsia="zh-CN"/>
              </w:rPr>
            </w:pPr>
          </w:p>
        </w:tc>
        <w:tc>
          <w:tcPr>
            <w:tcW w:w="1430" w:type="dxa"/>
            <w:noWrap w:val="0"/>
            <w:vAlign w:val="top"/>
          </w:tcPr>
          <w:p>
            <w:pPr>
              <w:tabs>
                <w:tab w:val="center" w:pos="4153"/>
              </w:tabs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  <w:lang w:val="en-US" w:eastAsia="zh-CN"/>
              </w:rPr>
              <w:t>王传胜 梁倬骞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4" w:hRule="exact"/>
        </w:trPr>
        <w:tc>
          <w:tcPr>
            <w:tcW w:w="648" w:type="dxa"/>
            <w:noWrap w:val="0"/>
            <w:vAlign w:val="center"/>
          </w:tcPr>
          <w:p>
            <w:pPr>
              <w:tabs>
                <w:tab w:val="center" w:pos="4153"/>
              </w:tabs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491" w:type="dxa"/>
            <w:noWrap w:val="0"/>
            <w:vAlign w:val="top"/>
          </w:tcPr>
          <w:p>
            <w:pPr>
              <w:tabs>
                <w:tab w:val="center" w:pos="4153"/>
              </w:tabs>
              <w:rPr>
                <w:b/>
                <w:sz w:val="21"/>
                <w:szCs w:val="21"/>
                <w:lang w:val="en-US"/>
              </w:rPr>
            </w:pPr>
            <w:r>
              <w:rPr>
                <w:rFonts w:hint="eastAsia"/>
                <w:b/>
                <w:sz w:val="21"/>
                <w:szCs w:val="21"/>
                <w:lang w:val="en-US" w:eastAsia="zh-CN"/>
              </w:rPr>
              <w:t>08060038</w:t>
            </w:r>
            <w:r>
              <w:rPr>
                <w:rFonts w:hint="default"/>
                <w:b/>
                <w:sz w:val="21"/>
                <w:szCs w:val="21"/>
                <w:lang w:val="en-US" w:eastAsia="zh-CN"/>
              </w:rPr>
              <w:t>0</w:t>
            </w:r>
            <w:r>
              <w:rPr>
                <w:rFonts w:hint="eastAsia"/>
                <w:b/>
                <w:sz w:val="21"/>
                <w:szCs w:val="21"/>
                <w:lang w:val="en-US" w:eastAsia="zh-CN"/>
              </w:rPr>
              <w:t>3</w:t>
            </w:r>
          </w:p>
        </w:tc>
        <w:tc>
          <w:tcPr>
            <w:tcW w:w="3208" w:type="dxa"/>
            <w:noWrap w:val="0"/>
            <w:vAlign w:val="top"/>
          </w:tcPr>
          <w:p>
            <w:pPr>
              <w:tabs>
                <w:tab w:val="center" w:pos="4153"/>
              </w:tabs>
              <w:rPr>
                <w:rFonts w:hint="default" w:eastAsia="宋体"/>
                <w:b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b/>
                <w:sz w:val="24"/>
                <w:szCs w:val="24"/>
                <w:lang w:val="en-US" w:eastAsia="zh-CN"/>
              </w:rPr>
              <w:t>超前进位全加器</w:t>
            </w:r>
          </w:p>
        </w:tc>
        <w:tc>
          <w:tcPr>
            <w:tcW w:w="1241" w:type="dxa"/>
            <w:noWrap w:val="0"/>
            <w:vAlign w:val="top"/>
          </w:tcPr>
          <w:p>
            <w:pPr>
              <w:tabs>
                <w:tab w:val="center" w:pos="4153"/>
              </w:tabs>
              <w:rPr>
                <w:rFonts w:hint="eastAsia" w:eastAsia="宋体"/>
                <w:b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b/>
                <w:sz w:val="24"/>
                <w:szCs w:val="24"/>
                <w:lang w:val="en-US" w:eastAsia="zh-CN"/>
              </w:rPr>
              <w:t>验证</w:t>
            </w:r>
          </w:p>
        </w:tc>
        <w:tc>
          <w:tcPr>
            <w:tcW w:w="720" w:type="dxa"/>
            <w:noWrap w:val="0"/>
            <w:vAlign w:val="top"/>
          </w:tcPr>
          <w:p>
            <w:pPr>
              <w:tabs>
                <w:tab w:val="center" w:pos="4153"/>
              </w:tabs>
              <w:rPr>
                <w:rFonts w:hint="eastAsia" w:eastAsia="宋体"/>
                <w:b/>
                <w:sz w:val="24"/>
                <w:szCs w:val="24"/>
                <w:lang w:val="en-US" w:eastAsia="zh-CN"/>
              </w:rPr>
            </w:pPr>
          </w:p>
        </w:tc>
        <w:tc>
          <w:tcPr>
            <w:tcW w:w="1430" w:type="dxa"/>
            <w:noWrap w:val="0"/>
            <w:vAlign w:val="top"/>
          </w:tcPr>
          <w:p>
            <w:pPr>
              <w:tabs>
                <w:tab w:val="center" w:pos="4153"/>
              </w:tabs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  <w:lang w:val="en-US" w:eastAsia="zh-CN"/>
              </w:rPr>
              <w:t>王传胜 梁倬骞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4" w:hRule="exact"/>
        </w:trPr>
        <w:tc>
          <w:tcPr>
            <w:tcW w:w="648" w:type="dxa"/>
            <w:noWrap w:val="0"/>
            <w:vAlign w:val="center"/>
          </w:tcPr>
          <w:p>
            <w:pPr>
              <w:tabs>
                <w:tab w:val="center" w:pos="4153"/>
              </w:tabs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491" w:type="dxa"/>
            <w:noWrap w:val="0"/>
            <w:vAlign w:val="top"/>
          </w:tcPr>
          <w:p>
            <w:pPr>
              <w:tabs>
                <w:tab w:val="center" w:pos="4153"/>
              </w:tabs>
              <w:rPr>
                <w:b/>
                <w:sz w:val="21"/>
                <w:szCs w:val="21"/>
                <w:lang w:val="en-US"/>
              </w:rPr>
            </w:pPr>
            <w:r>
              <w:rPr>
                <w:rFonts w:hint="eastAsia"/>
                <w:b/>
                <w:sz w:val="21"/>
                <w:szCs w:val="21"/>
                <w:lang w:val="en-US" w:eastAsia="zh-CN"/>
              </w:rPr>
              <w:t>08060038</w:t>
            </w:r>
            <w:r>
              <w:rPr>
                <w:rFonts w:hint="default"/>
                <w:b/>
                <w:sz w:val="21"/>
                <w:szCs w:val="21"/>
                <w:lang w:val="en-US" w:eastAsia="zh-CN"/>
              </w:rPr>
              <w:t>0</w:t>
            </w:r>
            <w:r>
              <w:rPr>
                <w:rFonts w:hint="eastAsia"/>
                <w:b/>
                <w:sz w:val="21"/>
                <w:szCs w:val="21"/>
                <w:lang w:val="en-US" w:eastAsia="zh-CN"/>
              </w:rPr>
              <w:t>4</w:t>
            </w:r>
          </w:p>
        </w:tc>
        <w:tc>
          <w:tcPr>
            <w:tcW w:w="3208" w:type="dxa"/>
            <w:noWrap w:val="0"/>
            <w:vAlign w:val="top"/>
          </w:tcPr>
          <w:p>
            <w:pPr>
              <w:tabs>
                <w:tab w:val="center" w:pos="4153"/>
              </w:tabs>
              <w:rPr>
                <w:rFonts w:hint="default" w:eastAsia="宋体"/>
                <w:b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b/>
                <w:sz w:val="24"/>
                <w:szCs w:val="24"/>
                <w:lang w:val="en-US" w:eastAsia="zh-CN"/>
              </w:rPr>
              <w:t>译码器</w:t>
            </w:r>
          </w:p>
        </w:tc>
        <w:tc>
          <w:tcPr>
            <w:tcW w:w="1241" w:type="dxa"/>
            <w:noWrap w:val="0"/>
            <w:vAlign w:val="top"/>
          </w:tcPr>
          <w:p>
            <w:pPr>
              <w:tabs>
                <w:tab w:val="center" w:pos="4153"/>
              </w:tabs>
              <w:rPr>
                <w:rFonts w:hint="eastAsia" w:eastAsia="宋体"/>
                <w:b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b/>
                <w:sz w:val="24"/>
                <w:szCs w:val="24"/>
                <w:lang w:val="en-US" w:eastAsia="zh-CN"/>
              </w:rPr>
              <w:t>验证</w:t>
            </w:r>
          </w:p>
        </w:tc>
        <w:tc>
          <w:tcPr>
            <w:tcW w:w="720" w:type="dxa"/>
            <w:noWrap w:val="0"/>
            <w:vAlign w:val="top"/>
          </w:tcPr>
          <w:p>
            <w:pPr>
              <w:tabs>
                <w:tab w:val="center" w:pos="4153"/>
              </w:tabs>
              <w:rPr>
                <w:rFonts w:hint="eastAsia" w:eastAsia="宋体"/>
                <w:b/>
                <w:sz w:val="24"/>
                <w:szCs w:val="24"/>
                <w:lang w:val="en-US" w:eastAsia="zh-CN"/>
              </w:rPr>
            </w:pPr>
          </w:p>
        </w:tc>
        <w:tc>
          <w:tcPr>
            <w:tcW w:w="1430" w:type="dxa"/>
            <w:noWrap w:val="0"/>
            <w:vAlign w:val="top"/>
          </w:tcPr>
          <w:p>
            <w:pPr>
              <w:tabs>
                <w:tab w:val="center" w:pos="4153"/>
              </w:tabs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  <w:lang w:val="en-US" w:eastAsia="zh-CN"/>
              </w:rPr>
              <w:t>王传胜 梁倬骞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4" w:hRule="exact"/>
        </w:trPr>
        <w:tc>
          <w:tcPr>
            <w:tcW w:w="648" w:type="dxa"/>
            <w:noWrap w:val="0"/>
            <w:vAlign w:val="center"/>
          </w:tcPr>
          <w:p>
            <w:pPr>
              <w:tabs>
                <w:tab w:val="center" w:pos="4153"/>
              </w:tabs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1491" w:type="dxa"/>
            <w:noWrap w:val="0"/>
            <w:vAlign w:val="top"/>
          </w:tcPr>
          <w:p>
            <w:pPr>
              <w:tabs>
                <w:tab w:val="center" w:pos="4153"/>
              </w:tabs>
              <w:rPr>
                <w:b/>
                <w:sz w:val="21"/>
                <w:szCs w:val="21"/>
                <w:lang w:val="en-US"/>
              </w:rPr>
            </w:pPr>
            <w:r>
              <w:rPr>
                <w:rFonts w:hint="eastAsia"/>
                <w:b/>
                <w:sz w:val="21"/>
                <w:szCs w:val="21"/>
                <w:lang w:val="en-US" w:eastAsia="zh-CN"/>
              </w:rPr>
              <w:t>08060038</w:t>
            </w:r>
            <w:r>
              <w:rPr>
                <w:rFonts w:hint="default"/>
                <w:b/>
                <w:sz w:val="21"/>
                <w:szCs w:val="21"/>
                <w:lang w:val="en-US" w:eastAsia="zh-CN"/>
              </w:rPr>
              <w:t>0</w:t>
            </w:r>
            <w:r>
              <w:rPr>
                <w:rFonts w:hint="eastAsia"/>
                <w:b/>
                <w:sz w:val="21"/>
                <w:szCs w:val="21"/>
                <w:lang w:val="en-US" w:eastAsia="zh-CN"/>
              </w:rPr>
              <w:t>5</w:t>
            </w:r>
          </w:p>
        </w:tc>
        <w:tc>
          <w:tcPr>
            <w:tcW w:w="3208" w:type="dxa"/>
            <w:noWrap w:val="0"/>
            <w:vAlign w:val="top"/>
          </w:tcPr>
          <w:p>
            <w:pPr>
              <w:tabs>
                <w:tab w:val="center" w:pos="4153"/>
              </w:tabs>
              <w:rPr>
                <w:rFonts w:hint="eastAsia" w:eastAsia="宋体"/>
                <w:b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b/>
                <w:sz w:val="24"/>
                <w:szCs w:val="24"/>
                <w:lang w:val="en-US" w:eastAsia="zh-CN"/>
              </w:rPr>
              <w:t>数字比较器</w:t>
            </w:r>
          </w:p>
        </w:tc>
        <w:tc>
          <w:tcPr>
            <w:tcW w:w="1241" w:type="dxa"/>
            <w:noWrap w:val="0"/>
            <w:vAlign w:val="top"/>
          </w:tcPr>
          <w:p>
            <w:pPr>
              <w:tabs>
                <w:tab w:val="center" w:pos="4153"/>
              </w:tabs>
              <w:rPr>
                <w:rFonts w:hint="eastAsia" w:eastAsia="宋体"/>
                <w:b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b/>
                <w:sz w:val="24"/>
                <w:szCs w:val="24"/>
                <w:lang w:val="en-US" w:eastAsia="zh-CN"/>
              </w:rPr>
              <w:t>验证</w:t>
            </w:r>
          </w:p>
        </w:tc>
        <w:tc>
          <w:tcPr>
            <w:tcW w:w="720" w:type="dxa"/>
            <w:noWrap w:val="0"/>
            <w:vAlign w:val="top"/>
          </w:tcPr>
          <w:p>
            <w:pPr>
              <w:tabs>
                <w:tab w:val="center" w:pos="4153"/>
              </w:tabs>
              <w:rPr>
                <w:rFonts w:hint="eastAsia" w:eastAsia="宋体"/>
                <w:b/>
                <w:sz w:val="24"/>
                <w:szCs w:val="24"/>
                <w:lang w:val="en-US" w:eastAsia="zh-CN"/>
              </w:rPr>
            </w:pPr>
          </w:p>
        </w:tc>
        <w:tc>
          <w:tcPr>
            <w:tcW w:w="1430" w:type="dxa"/>
            <w:noWrap w:val="0"/>
            <w:vAlign w:val="top"/>
          </w:tcPr>
          <w:p>
            <w:pPr>
              <w:tabs>
                <w:tab w:val="center" w:pos="4153"/>
              </w:tabs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  <w:lang w:val="en-US" w:eastAsia="zh-CN"/>
              </w:rPr>
              <w:t>王传胜 梁倬骞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4" w:hRule="exact"/>
        </w:trPr>
        <w:tc>
          <w:tcPr>
            <w:tcW w:w="648" w:type="dxa"/>
            <w:noWrap w:val="0"/>
            <w:vAlign w:val="center"/>
          </w:tcPr>
          <w:p>
            <w:pPr>
              <w:tabs>
                <w:tab w:val="center" w:pos="4153"/>
              </w:tabs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1491" w:type="dxa"/>
            <w:noWrap w:val="0"/>
            <w:vAlign w:val="top"/>
          </w:tcPr>
          <w:p>
            <w:pPr>
              <w:tabs>
                <w:tab w:val="center" w:pos="4153"/>
              </w:tabs>
              <w:rPr>
                <w:b/>
                <w:sz w:val="21"/>
                <w:szCs w:val="21"/>
                <w:lang w:val="en-US"/>
              </w:rPr>
            </w:pPr>
            <w:r>
              <w:rPr>
                <w:rFonts w:hint="eastAsia"/>
                <w:b/>
                <w:sz w:val="21"/>
                <w:szCs w:val="21"/>
                <w:lang w:val="en-US" w:eastAsia="zh-CN"/>
              </w:rPr>
              <w:t>08060038</w:t>
            </w:r>
            <w:r>
              <w:rPr>
                <w:rFonts w:hint="default"/>
                <w:b/>
                <w:sz w:val="21"/>
                <w:szCs w:val="21"/>
                <w:lang w:val="en-US" w:eastAsia="zh-CN"/>
              </w:rPr>
              <w:t>0</w:t>
            </w:r>
            <w:r>
              <w:rPr>
                <w:rFonts w:hint="eastAsia"/>
                <w:b/>
                <w:sz w:val="21"/>
                <w:szCs w:val="21"/>
                <w:lang w:val="en-US" w:eastAsia="zh-CN"/>
              </w:rPr>
              <w:t>6</w:t>
            </w:r>
          </w:p>
        </w:tc>
        <w:tc>
          <w:tcPr>
            <w:tcW w:w="3208" w:type="dxa"/>
            <w:noWrap w:val="0"/>
            <w:vAlign w:val="top"/>
          </w:tcPr>
          <w:p>
            <w:pPr>
              <w:tabs>
                <w:tab w:val="center" w:pos="4153"/>
              </w:tabs>
              <w:rPr>
                <w:rFonts w:hint="eastAsia" w:eastAsia="宋体"/>
                <w:b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b/>
                <w:sz w:val="24"/>
                <w:szCs w:val="24"/>
                <w:lang w:val="en-US" w:eastAsia="zh-CN"/>
              </w:rPr>
              <w:t>七段数码管</w:t>
            </w:r>
          </w:p>
        </w:tc>
        <w:tc>
          <w:tcPr>
            <w:tcW w:w="1241" w:type="dxa"/>
            <w:noWrap w:val="0"/>
            <w:vAlign w:val="top"/>
          </w:tcPr>
          <w:p>
            <w:pPr>
              <w:tabs>
                <w:tab w:val="center" w:pos="4153"/>
              </w:tabs>
              <w:rPr>
                <w:rFonts w:hint="eastAsia" w:eastAsia="宋体"/>
                <w:b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b/>
                <w:sz w:val="24"/>
                <w:szCs w:val="24"/>
                <w:lang w:val="en-US" w:eastAsia="zh-CN"/>
              </w:rPr>
              <w:t>验证</w:t>
            </w:r>
          </w:p>
        </w:tc>
        <w:tc>
          <w:tcPr>
            <w:tcW w:w="720" w:type="dxa"/>
            <w:noWrap w:val="0"/>
            <w:vAlign w:val="top"/>
          </w:tcPr>
          <w:p>
            <w:pPr>
              <w:tabs>
                <w:tab w:val="center" w:pos="4153"/>
              </w:tabs>
              <w:rPr>
                <w:rFonts w:hint="eastAsia" w:eastAsia="宋体"/>
                <w:b/>
                <w:sz w:val="24"/>
                <w:szCs w:val="24"/>
                <w:lang w:val="en-US" w:eastAsia="zh-CN"/>
              </w:rPr>
            </w:pPr>
          </w:p>
        </w:tc>
        <w:tc>
          <w:tcPr>
            <w:tcW w:w="1430" w:type="dxa"/>
            <w:noWrap w:val="0"/>
            <w:vAlign w:val="top"/>
          </w:tcPr>
          <w:p>
            <w:pPr>
              <w:tabs>
                <w:tab w:val="center" w:pos="4153"/>
              </w:tabs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  <w:lang w:val="en-US" w:eastAsia="zh-CN"/>
              </w:rPr>
              <w:t>王传胜 梁倬骞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4" w:hRule="exact"/>
        </w:trPr>
        <w:tc>
          <w:tcPr>
            <w:tcW w:w="648" w:type="dxa"/>
            <w:noWrap w:val="0"/>
            <w:vAlign w:val="center"/>
          </w:tcPr>
          <w:p>
            <w:pPr>
              <w:tabs>
                <w:tab w:val="center" w:pos="4153"/>
              </w:tabs>
              <w:jc w:val="center"/>
              <w:rPr>
                <w:rFonts w:hint="eastAsia" w:eastAsia="宋体"/>
                <w:sz w:val="24"/>
                <w:lang w:eastAsia="zh-CN"/>
              </w:rPr>
            </w:pPr>
            <w:r>
              <w:rPr>
                <w:rFonts w:hint="eastAsia"/>
                <w:sz w:val="24"/>
                <w:lang w:val="en-US" w:eastAsia="zh-CN"/>
              </w:rPr>
              <w:t>7</w:t>
            </w:r>
          </w:p>
        </w:tc>
        <w:tc>
          <w:tcPr>
            <w:tcW w:w="1491" w:type="dxa"/>
            <w:noWrap w:val="0"/>
            <w:vAlign w:val="top"/>
          </w:tcPr>
          <w:p>
            <w:pPr>
              <w:tabs>
                <w:tab w:val="center" w:pos="4153"/>
              </w:tabs>
              <w:rPr>
                <w:b/>
                <w:sz w:val="21"/>
                <w:szCs w:val="21"/>
                <w:lang w:val="en-US"/>
              </w:rPr>
            </w:pPr>
            <w:r>
              <w:rPr>
                <w:rFonts w:hint="default"/>
                <w:b/>
                <w:sz w:val="21"/>
                <w:szCs w:val="21"/>
                <w:lang w:val="en-US" w:eastAsia="zh-CN"/>
              </w:rPr>
              <w:t>071200080</w:t>
            </w:r>
            <w:r>
              <w:rPr>
                <w:rFonts w:hint="eastAsia"/>
                <w:b/>
                <w:sz w:val="21"/>
                <w:szCs w:val="21"/>
                <w:lang w:val="en-US" w:eastAsia="zh-CN"/>
              </w:rPr>
              <w:t>7</w:t>
            </w:r>
          </w:p>
        </w:tc>
        <w:tc>
          <w:tcPr>
            <w:tcW w:w="3208" w:type="dxa"/>
            <w:noWrap w:val="0"/>
            <w:vAlign w:val="top"/>
          </w:tcPr>
          <w:p>
            <w:pPr>
              <w:tabs>
                <w:tab w:val="center" w:pos="4153"/>
              </w:tabs>
              <w:rPr>
                <w:rFonts w:hint="eastAsia" w:eastAsia="宋体"/>
                <w:b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b/>
                <w:sz w:val="24"/>
                <w:szCs w:val="24"/>
                <w:lang w:val="en-US" w:eastAsia="zh-CN"/>
              </w:rPr>
              <w:t>计数器</w:t>
            </w:r>
          </w:p>
        </w:tc>
        <w:tc>
          <w:tcPr>
            <w:tcW w:w="1241" w:type="dxa"/>
            <w:noWrap w:val="0"/>
            <w:vAlign w:val="top"/>
          </w:tcPr>
          <w:p>
            <w:pPr>
              <w:tabs>
                <w:tab w:val="center" w:pos="4153"/>
              </w:tabs>
              <w:rPr>
                <w:rFonts w:hint="eastAsia" w:eastAsia="宋体"/>
                <w:b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b/>
                <w:sz w:val="24"/>
                <w:szCs w:val="24"/>
                <w:lang w:val="en-US" w:eastAsia="zh-CN"/>
              </w:rPr>
              <w:t>验证</w:t>
            </w:r>
          </w:p>
        </w:tc>
        <w:tc>
          <w:tcPr>
            <w:tcW w:w="720" w:type="dxa"/>
            <w:noWrap w:val="0"/>
            <w:vAlign w:val="top"/>
          </w:tcPr>
          <w:p>
            <w:pPr>
              <w:tabs>
                <w:tab w:val="center" w:pos="4153"/>
              </w:tabs>
              <w:rPr>
                <w:rFonts w:hint="eastAsia" w:eastAsia="宋体"/>
                <w:b/>
                <w:sz w:val="24"/>
                <w:szCs w:val="24"/>
                <w:lang w:val="en-US" w:eastAsia="zh-CN"/>
              </w:rPr>
            </w:pPr>
          </w:p>
        </w:tc>
        <w:tc>
          <w:tcPr>
            <w:tcW w:w="1430" w:type="dxa"/>
            <w:noWrap w:val="0"/>
            <w:vAlign w:val="top"/>
          </w:tcPr>
          <w:p>
            <w:pPr>
              <w:tabs>
                <w:tab w:val="center" w:pos="4153"/>
              </w:tabs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  <w:lang w:val="en-US" w:eastAsia="zh-CN"/>
              </w:rPr>
              <w:t>王传胜 梁倬骞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4" w:hRule="exact"/>
        </w:trPr>
        <w:tc>
          <w:tcPr>
            <w:tcW w:w="648" w:type="dxa"/>
            <w:noWrap w:val="0"/>
            <w:vAlign w:val="center"/>
          </w:tcPr>
          <w:p>
            <w:pPr>
              <w:tabs>
                <w:tab w:val="center" w:pos="4153"/>
              </w:tabs>
              <w:jc w:val="center"/>
              <w:rPr>
                <w:rFonts w:hint="eastAsia" w:eastAsia="宋体"/>
                <w:sz w:val="24"/>
                <w:lang w:val="en-US" w:eastAsia="zh-CN"/>
              </w:rPr>
            </w:pPr>
            <w:r>
              <w:rPr>
                <w:rFonts w:hint="eastAsia"/>
                <w:sz w:val="24"/>
                <w:lang w:val="en-US" w:eastAsia="zh-CN"/>
              </w:rPr>
              <w:t>8</w:t>
            </w:r>
          </w:p>
        </w:tc>
        <w:tc>
          <w:tcPr>
            <w:tcW w:w="1491" w:type="dxa"/>
            <w:noWrap w:val="0"/>
            <w:vAlign w:val="top"/>
          </w:tcPr>
          <w:p>
            <w:pPr>
              <w:tabs>
                <w:tab w:val="center" w:pos="4153"/>
              </w:tabs>
              <w:rPr>
                <w:rFonts w:hint="default"/>
                <w:b/>
                <w:sz w:val="21"/>
                <w:szCs w:val="21"/>
                <w:lang w:val="en-US"/>
              </w:rPr>
            </w:pPr>
            <w:r>
              <w:rPr>
                <w:rFonts w:hint="default"/>
                <w:b/>
                <w:sz w:val="21"/>
                <w:szCs w:val="21"/>
                <w:lang w:val="en-US" w:eastAsia="zh-CN"/>
              </w:rPr>
              <w:t>071200080</w:t>
            </w:r>
            <w:r>
              <w:rPr>
                <w:rFonts w:hint="eastAsia"/>
                <w:b/>
                <w:sz w:val="21"/>
                <w:szCs w:val="21"/>
                <w:lang w:val="en-US" w:eastAsia="zh-CN"/>
              </w:rPr>
              <w:t>8</w:t>
            </w:r>
          </w:p>
        </w:tc>
        <w:tc>
          <w:tcPr>
            <w:tcW w:w="3208" w:type="dxa"/>
            <w:noWrap w:val="0"/>
            <w:vAlign w:val="top"/>
          </w:tcPr>
          <w:p>
            <w:pPr>
              <w:tabs>
                <w:tab w:val="center" w:pos="4153"/>
              </w:tabs>
              <w:rPr>
                <w:rFonts w:hint="eastAsia" w:eastAsia="宋体"/>
                <w:b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b/>
                <w:sz w:val="24"/>
                <w:szCs w:val="24"/>
                <w:lang w:val="en-US" w:eastAsia="zh-CN"/>
              </w:rPr>
              <w:t>寄存器</w:t>
            </w:r>
          </w:p>
        </w:tc>
        <w:tc>
          <w:tcPr>
            <w:tcW w:w="1241" w:type="dxa"/>
            <w:noWrap w:val="0"/>
            <w:vAlign w:val="top"/>
          </w:tcPr>
          <w:p>
            <w:pPr>
              <w:tabs>
                <w:tab w:val="center" w:pos="4153"/>
              </w:tabs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  <w:lang w:val="en-US" w:eastAsia="zh-CN"/>
              </w:rPr>
              <w:t>验证</w:t>
            </w:r>
          </w:p>
        </w:tc>
        <w:tc>
          <w:tcPr>
            <w:tcW w:w="720" w:type="dxa"/>
            <w:noWrap w:val="0"/>
            <w:vAlign w:val="top"/>
          </w:tcPr>
          <w:p>
            <w:pPr>
              <w:tabs>
                <w:tab w:val="center" w:pos="4153"/>
              </w:tabs>
              <w:rPr>
                <w:rFonts w:hint="eastAsia" w:eastAsia="宋体"/>
                <w:b/>
                <w:sz w:val="24"/>
                <w:szCs w:val="24"/>
                <w:lang w:val="en-US" w:eastAsia="zh-CN"/>
              </w:rPr>
            </w:pPr>
          </w:p>
        </w:tc>
        <w:tc>
          <w:tcPr>
            <w:tcW w:w="1430" w:type="dxa"/>
            <w:noWrap w:val="0"/>
            <w:vAlign w:val="top"/>
          </w:tcPr>
          <w:p>
            <w:pPr>
              <w:tabs>
                <w:tab w:val="center" w:pos="4153"/>
              </w:tabs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  <w:lang w:val="en-US" w:eastAsia="zh-CN"/>
              </w:rPr>
              <w:t>王传胜 梁倬骞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4" w:hRule="exact"/>
        </w:trPr>
        <w:tc>
          <w:tcPr>
            <w:tcW w:w="648" w:type="dxa"/>
            <w:noWrap w:val="0"/>
            <w:vAlign w:val="center"/>
          </w:tcPr>
          <w:p>
            <w:pPr>
              <w:tabs>
                <w:tab w:val="center" w:pos="4153"/>
              </w:tabs>
              <w:jc w:val="center"/>
              <w:rPr>
                <w:rFonts w:hint="eastAsia" w:eastAsia="宋体"/>
                <w:sz w:val="24"/>
                <w:lang w:eastAsia="zh-CN"/>
              </w:rPr>
            </w:pPr>
            <w:r>
              <w:rPr>
                <w:rFonts w:hint="eastAsia"/>
                <w:sz w:val="24"/>
                <w:lang w:val="en-US" w:eastAsia="zh-CN"/>
              </w:rPr>
              <w:t>9</w:t>
            </w:r>
          </w:p>
        </w:tc>
        <w:tc>
          <w:tcPr>
            <w:tcW w:w="1491" w:type="dxa"/>
            <w:noWrap w:val="0"/>
            <w:vAlign w:val="top"/>
          </w:tcPr>
          <w:p>
            <w:pPr>
              <w:tabs>
                <w:tab w:val="center" w:pos="4153"/>
              </w:tabs>
              <w:rPr>
                <w:rFonts w:hint="default"/>
                <w:b w:val="0"/>
                <w:bCs/>
                <w:sz w:val="21"/>
                <w:szCs w:val="21"/>
                <w:lang w:val="en-US"/>
              </w:rPr>
            </w:pPr>
            <w:r>
              <w:rPr>
                <w:rFonts w:hint="default"/>
                <w:b/>
                <w:sz w:val="21"/>
                <w:szCs w:val="21"/>
                <w:lang w:val="en-US" w:eastAsia="zh-CN"/>
              </w:rPr>
              <w:t>07120008</w:t>
            </w:r>
            <w:r>
              <w:rPr>
                <w:rFonts w:hint="eastAsia"/>
                <w:b/>
                <w:sz w:val="21"/>
                <w:szCs w:val="21"/>
                <w:lang w:val="en-US" w:eastAsia="zh-CN"/>
              </w:rPr>
              <w:t>09</w:t>
            </w:r>
          </w:p>
        </w:tc>
        <w:tc>
          <w:tcPr>
            <w:tcW w:w="3208" w:type="dxa"/>
            <w:noWrap w:val="0"/>
            <w:vAlign w:val="top"/>
          </w:tcPr>
          <w:p>
            <w:pPr>
              <w:tabs>
                <w:tab w:val="center" w:pos="4153"/>
              </w:tabs>
              <w:rPr>
                <w:rFonts w:hint="default" w:eastAsia="宋体"/>
                <w:b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b/>
                <w:sz w:val="24"/>
                <w:szCs w:val="24"/>
                <w:lang w:val="en-US" w:eastAsia="zh-CN"/>
              </w:rPr>
              <w:t>时序逻辑电路综合设计</w:t>
            </w:r>
          </w:p>
        </w:tc>
        <w:tc>
          <w:tcPr>
            <w:tcW w:w="1241" w:type="dxa"/>
            <w:noWrap w:val="0"/>
            <w:vAlign w:val="top"/>
          </w:tcPr>
          <w:p>
            <w:pPr>
              <w:tabs>
                <w:tab w:val="center" w:pos="4153"/>
              </w:tabs>
              <w:rPr>
                <w:b/>
                <w:sz w:val="24"/>
                <w:szCs w:val="24"/>
                <w:lang w:val="en-US"/>
              </w:rPr>
            </w:pPr>
            <w:r>
              <w:rPr>
                <w:rFonts w:hint="eastAsia"/>
                <w:b/>
                <w:sz w:val="24"/>
                <w:szCs w:val="24"/>
                <w:lang w:val="en-US" w:eastAsia="zh-CN"/>
              </w:rPr>
              <w:t>验证</w:t>
            </w:r>
          </w:p>
        </w:tc>
        <w:tc>
          <w:tcPr>
            <w:tcW w:w="720" w:type="dxa"/>
            <w:noWrap w:val="0"/>
            <w:vAlign w:val="top"/>
          </w:tcPr>
          <w:p>
            <w:pPr>
              <w:tabs>
                <w:tab w:val="center" w:pos="4153"/>
              </w:tabs>
              <w:rPr>
                <w:rFonts w:hint="eastAsia" w:eastAsia="宋体"/>
                <w:b/>
                <w:sz w:val="24"/>
                <w:szCs w:val="24"/>
                <w:lang w:val="en-US" w:eastAsia="zh-CN"/>
              </w:rPr>
            </w:pPr>
          </w:p>
        </w:tc>
        <w:tc>
          <w:tcPr>
            <w:tcW w:w="1430" w:type="dxa"/>
            <w:noWrap w:val="0"/>
            <w:vAlign w:val="top"/>
          </w:tcPr>
          <w:p>
            <w:pPr>
              <w:tabs>
                <w:tab w:val="center" w:pos="4153"/>
              </w:tabs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  <w:lang w:val="en-US" w:eastAsia="zh-CN"/>
              </w:rPr>
              <w:t>王传胜 梁倬骞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4" w:hRule="exact"/>
        </w:trPr>
        <w:tc>
          <w:tcPr>
            <w:tcW w:w="648" w:type="dxa"/>
            <w:noWrap w:val="0"/>
            <w:vAlign w:val="center"/>
          </w:tcPr>
          <w:p>
            <w:pPr>
              <w:tabs>
                <w:tab w:val="center" w:pos="4153"/>
              </w:tabs>
              <w:jc w:val="center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1491" w:type="dxa"/>
            <w:noWrap w:val="0"/>
            <w:vAlign w:val="top"/>
          </w:tcPr>
          <w:p>
            <w:pPr>
              <w:tabs>
                <w:tab w:val="center" w:pos="4153"/>
              </w:tabs>
              <w:rPr>
                <w:b/>
                <w:sz w:val="21"/>
                <w:szCs w:val="21"/>
              </w:rPr>
            </w:pPr>
          </w:p>
        </w:tc>
        <w:tc>
          <w:tcPr>
            <w:tcW w:w="3208" w:type="dxa"/>
            <w:noWrap w:val="0"/>
            <w:vAlign w:val="top"/>
          </w:tcPr>
          <w:p>
            <w:pPr>
              <w:tabs>
                <w:tab w:val="center" w:pos="4153"/>
              </w:tabs>
              <w:rPr>
                <w:b/>
                <w:sz w:val="32"/>
                <w:szCs w:val="32"/>
              </w:rPr>
            </w:pPr>
          </w:p>
        </w:tc>
        <w:tc>
          <w:tcPr>
            <w:tcW w:w="1241" w:type="dxa"/>
            <w:noWrap w:val="0"/>
            <w:vAlign w:val="top"/>
          </w:tcPr>
          <w:p>
            <w:pPr>
              <w:tabs>
                <w:tab w:val="center" w:pos="4153"/>
              </w:tabs>
              <w:rPr>
                <w:b/>
                <w:sz w:val="32"/>
                <w:szCs w:val="32"/>
              </w:rPr>
            </w:pPr>
          </w:p>
        </w:tc>
        <w:tc>
          <w:tcPr>
            <w:tcW w:w="720" w:type="dxa"/>
            <w:noWrap w:val="0"/>
            <w:vAlign w:val="top"/>
          </w:tcPr>
          <w:p>
            <w:pPr>
              <w:tabs>
                <w:tab w:val="center" w:pos="4153"/>
              </w:tabs>
              <w:rPr>
                <w:b/>
                <w:sz w:val="32"/>
                <w:szCs w:val="32"/>
              </w:rPr>
            </w:pPr>
          </w:p>
        </w:tc>
        <w:tc>
          <w:tcPr>
            <w:tcW w:w="1430" w:type="dxa"/>
            <w:noWrap w:val="0"/>
            <w:vAlign w:val="top"/>
          </w:tcPr>
          <w:p>
            <w:pPr>
              <w:tabs>
                <w:tab w:val="center" w:pos="4153"/>
              </w:tabs>
              <w:rPr>
                <w:b/>
                <w:sz w:val="32"/>
                <w:szCs w:val="32"/>
              </w:rPr>
            </w:pP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4" w:hRule="exact"/>
        </w:trPr>
        <w:tc>
          <w:tcPr>
            <w:tcW w:w="648" w:type="dxa"/>
            <w:noWrap w:val="0"/>
            <w:vAlign w:val="center"/>
          </w:tcPr>
          <w:p>
            <w:pPr>
              <w:tabs>
                <w:tab w:val="center" w:pos="4153"/>
              </w:tabs>
              <w:jc w:val="center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  <w:tc>
          <w:tcPr>
            <w:tcW w:w="1491" w:type="dxa"/>
            <w:noWrap w:val="0"/>
            <w:vAlign w:val="top"/>
          </w:tcPr>
          <w:p>
            <w:pPr>
              <w:tabs>
                <w:tab w:val="center" w:pos="4153"/>
              </w:tabs>
              <w:rPr>
                <w:b/>
                <w:sz w:val="21"/>
                <w:szCs w:val="21"/>
              </w:rPr>
            </w:pPr>
          </w:p>
        </w:tc>
        <w:tc>
          <w:tcPr>
            <w:tcW w:w="3208" w:type="dxa"/>
            <w:noWrap w:val="0"/>
            <w:vAlign w:val="top"/>
          </w:tcPr>
          <w:p>
            <w:pPr>
              <w:tabs>
                <w:tab w:val="center" w:pos="4153"/>
              </w:tabs>
              <w:rPr>
                <w:b/>
                <w:sz w:val="32"/>
                <w:szCs w:val="32"/>
              </w:rPr>
            </w:pPr>
          </w:p>
        </w:tc>
        <w:tc>
          <w:tcPr>
            <w:tcW w:w="1241" w:type="dxa"/>
            <w:noWrap w:val="0"/>
            <w:vAlign w:val="top"/>
          </w:tcPr>
          <w:p>
            <w:pPr>
              <w:tabs>
                <w:tab w:val="center" w:pos="4153"/>
              </w:tabs>
              <w:rPr>
                <w:b/>
                <w:sz w:val="32"/>
                <w:szCs w:val="32"/>
              </w:rPr>
            </w:pPr>
          </w:p>
        </w:tc>
        <w:tc>
          <w:tcPr>
            <w:tcW w:w="720" w:type="dxa"/>
            <w:noWrap w:val="0"/>
            <w:vAlign w:val="top"/>
          </w:tcPr>
          <w:p>
            <w:pPr>
              <w:tabs>
                <w:tab w:val="center" w:pos="4153"/>
              </w:tabs>
              <w:rPr>
                <w:b/>
                <w:sz w:val="32"/>
                <w:szCs w:val="32"/>
              </w:rPr>
            </w:pPr>
          </w:p>
        </w:tc>
        <w:tc>
          <w:tcPr>
            <w:tcW w:w="1430" w:type="dxa"/>
            <w:noWrap w:val="0"/>
            <w:vAlign w:val="top"/>
          </w:tcPr>
          <w:p>
            <w:pPr>
              <w:tabs>
                <w:tab w:val="center" w:pos="4153"/>
              </w:tabs>
              <w:rPr>
                <w:b/>
                <w:sz w:val="32"/>
                <w:szCs w:val="32"/>
              </w:rPr>
            </w:pP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4" w:hRule="exact"/>
        </w:trPr>
        <w:tc>
          <w:tcPr>
            <w:tcW w:w="648" w:type="dxa"/>
            <w:noWrap w:val="0"/>
            <w:vAlign w:val="center"/>
          </w:tcPr>
          <w:p>
            <w:pPr>
              <w:tabs>
                <w:tab w:val="center" w:pos="4153"/>
              </w:tabs>
              <w:jc w:val="center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  <w:tc>
          <w:tcPr>
            <w:tcW w:w="1491" w:type="dxa"/>
            <w:noWrap w:val="0"/>
            <w:vAlign w:val="top"/>
          </w:tcPr>
          <w:p>
            <w:pPr>
              <w:tabs>
                <w:tab w:val="center" w:pos="4153"/>
              </w:tabs>
              <w:rPr>
                <w:b/>
                <w:sz w:val="21"/>
                <w:szCs w:val="21"/>
              </w:rPr>
            </w:pPr>
          </w:p>
        </w:tc>
        <w:tc>
          <w:tcPr>
            <w:tcW w:w="3208" w:type="dxa"/>
            <w:noWrap w:val="0"/>
            <w:vAlign w:val="top"/>
          </w:tcPr>
          <w:p>
            <w:pPr>
              <w:tabs>
                <w:tab w:val="center" w:pos="4153"/>
              </w:tabs>
              <w:rPr>
                <w:b/>
                <w:sz w:val="32"/>
                <w:szCs w:val="32"/>
              </w:rPr>
            </w:pPr>
          </w:p>
        </w:tc>
        <w:tc>
          <w:tcPr>
            <w:tcW w:w="1241" w:type="dxa"/>
            <w:noWrap w:val="0"/>
            <w:vAlign w:val="top"/>
          </w:tcPr>
          <w:p>
            <w:pPr>
              <w:tabs>
                <w:tab w:val="center" w:pos="4153"/>
              </w:tabs>
              <w:rPr>
                <w:b/>
                <w:sz w:val="32"/>
                <w:szCs w:val="32"/>
              </w:rPr>
            </w:pPr>
          </w:p>
        </w:tc>
        <w:tc>
          <w:tcPr>
            <w:tcW w:w="720" w:type="dxa"/>
            <w:noWrap w:val="0"/>
            <w:vAlign w:val="top"/>
          </w:tcPr>
          <w:p>
            <w:pPr>
              <w:tabs>
                <w:tab w:val="center" w:pos="4153"/>
              </w:tabs>
              <w:rPr>
                <w:b/>
                <w:sz w:val="32"/>
                <w:szCs w:val="32"/>
              </w:rPr>
            </w:pPr>
          </w:p>
        </w:tc>
        <w:tc>
          <w:tcPr>
            <w:tcW w:w="1430" w:type="dxa"/>
            <w:noWrap w:val="0"/>
            <w:vAlign w:val="top"/>
          </w:tcPr>
          <w:p>
            <w:pPr>
              <w:tabs>
                <w:tab w:val="center" w:pos="4153"/>
              </w:tabs>
              <w:rPr>
                <w:b/>
                <w:sz w:val="32"/>
                <w:szCs w:val="32"/>
              </w:rPr>
            </w:pP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4" w:hRule="exact"/>
        </w:trPr>
        <w:tc>
          <w:tcPr>
            <w:tcW w:w="648" w:type="dxa"/>
            <w:noWrap w:val="0"/>
            <w:vAlign w:val="center"/>
          </w:tcPr>
          <w:p>
            <w:pPr>
              <w:tabs>
                <w:tab w:val="center" w:pos="4153"/>
              </w:tabs>
              <w:jc w:val="center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  <w:tc>
          <w:tcPr>
            <w:tcW w:w="1491" w:type="dxa"/>
            <w:noWrap w:val="0"/>
            <w:vAlign w:val="top"/>
          </w:tcPr>
          <w:p>
            <w:pPr>
              <w:tabs>
                <w:tab w:val="center" w:pos="4153"/>
              </w:tabs>
              <w:rPr>
                <w:b/>
                <w:sz w:val="21"/>
                <w:szCs w:val="21"/>
              </w:rPr>
            </w:pPr>
          </w:p>
        </w:tc>
        <w:tc>
          <w:tcPr>
            <w:tcW w:w="3208" w:type="dxa"/>
            <w:noWrap w:val="0"/>
            <w:vAlign w:val="top"/>
          </w:tcPr>
          <w:p>
            <w:pPr>
              <w:tabs>
                <w:tab w:val="center" w:pos="4153"/>
              </w:tabs>
              <w:rPr>
                <w:b/>
                <w:sz w:val="32"/>
                <w:szCs w:val="32"/>
              </w:rPr>
            </w:pPr>
          </w:p>
        </w:tc>
        <w:tc>
          <w:tcPr>
            <w:tcW w:w="1241" w:type="dxa"/>
            <w:noWrap w:val="0"/>
            <w:vAlign w:val="top"/>
          </w:tcPr>
          <w:p>
            <w:pPr>
              <w:tabs>
                <w:tab w:val="center" w:pos="4153"/>
              </w:tabs>
              <w:rPr>
                <w:b/>
                <w:sz w:val="32"/>
                <w:szCs w:val="32"/>
              </w:rPr>
            </w:pPr>
          </w:p>
        </w:tc>
        <w:tc>
          <w:tcPr>
            <w:tcW w:w="720" w:type="dxa"/>
            <w:noWrap w:val="0"/>
            <w:vAlign w:val="top"/>
          </w:tcPr>
          <w:p>
            <w:pPr>
              <w:tabs>
                <w:tab w:val="center" w:pos="4153"/>
              </w:tabs>
              <w:rPr>
                <w:b/>
                <w:sz w:val="32"/>
                <w:szCs w:val="32"/>
              </w:rPr>
            </w:pPr>
          </w:p>
        </w:tc>
        <w:tc>
          <w:tcPr>
            <w:tcW w:w="1430" w:type="dxa"/>
            <w:noWrap w:val="0"/>
            <w:vAlign w:val="top"/>
          </w:tcPr>
          <w:p>
            <w:pPr>
              <w:tabs>
                <w:tab w:val="center" w:pos="4153"/>
              </w:tabs>
              <w:rPr>
                <w:b/>
                <w:sz w:val="32"/>
                <w:szCs w:val="32"/>
              </w:rPr>
            </w:pP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4" w:hRule="exact"/>
        </w:trPr>
        <w:tc>
          <w:tcPr>
            <w:tcW w:w="648" w:type="dxa"/>
            <w:noWrap w:val="0"/>
            <w:vAlign w:val="center"/>
          </w:tcPr>
          <w:p>
            <w:pPr>
              <w:tabs>
                <w:tab w:val="center" w:pos="4153"/>
              </w:tabs>
              <w:jc w:val="center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  <w:tc>
          <w:tcPr>
            <w:tcW w:w="1491" w:type="dxa"/>
            <w:noWrap w:val="0"/>
            <w:vAlign w:val="top"/>
          </w:tcPr>
          <w:p>
            <w:pPr>
              <w:tabs>
                <w:tab w:val="center" w:pos="4153"/>
              </w:tabs>
              <w:rPr>
                <w:b/>
                <w:sz w:val="21"/>
                <w:szCs w:val="21"/>
              </w:rPr>
            </w:pPr>
          </w:p>
        </w:tc>
        <w:tc>
          <w:tcPr>
            <w:tcW w:w="3208" w:type="dxa"/>
            <w:noWrap w:val="0"/>
            <w:vAlign w:val="top"/>
          </w:tcPr>
          <w:p>
            <w:pPr>
              <w:tabs>
                <w:tab w:val="center" w:pos="4153"/>
              </w:tabs>
              <w:rPr>
                <w:b/>
                <w:sz w:val="32"/>
                <w:szCs w:val="32"/>
              </w:rPr>
            </w:pPr>
          </w:p>
        </w:tc>
        <w:tc>
          <w:tcPr>
            <w:tcW w:w="1241" w:type="dxa"/>
            <w:noWrap w:val="0"/>
            <w:vAlign w:val="top"/>
          </w:tcPr>
          <w:p>
            <w:pPr>
              <w:tabs>
                <w:tab w:val="center" w:pos="4153"/>
              </w:tabs>
              <w:rPr>
                <w:b/>
                <w:sz w:val="32"/>
                <w:szCs w:val="32"/>
              </w:rPr>
            </w:pPr>
          </w:p>
        </w:tc>
        <w:tc>
          <w:tcPr>
            <w:tcW w:w="720" w:type="dxa"/>
            <w:noWrap w:val="0"/>
            <w:vAlign w:val="top"/>
          </w:tcPr>
          <w:p>
            <w:pPr>
              <w:tabs>
                <w:tab w:val="center" w:pos="4153"/>
              </w:tabs>
              <w:rPr>
                <w:b/>
                <w:sz w:val="32"/>
                <w:szCs w:val="32"/>
              </w:rPr>
            </w:pPr>
          </w:p>
        </w:tc>
        <w:tc>
          <w:tcPr>
            <w:tcW w:w="1430" w:type="dxa"/>
            <w:noWrap w:val="0"/>
            <w:vAlign w:val="top"/>
          </w:tcPr>
          <w:p>
            <w:pPr>
              <w:tabs>
                <w:tab w:val="center" w:pos="4153"/>
              </w:tabs>
              <w:rPr>
                <w:b/>
                <w:sz w:val="32"/>
                <w:szCs w:val="32"/>
              </w:rPr>
            </w:pP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4" w:hRule="exact"/>
        </w:trPr>
        <w:tc>
          <w:tcPr>
            <w:tcW w:w="648" w:type="dxa"/>
            <w:noWrap w:val="0"/>
            <w:vAlign w:val="center"/>
          </w:tcPr>
          <w:p>
            <w:pPr>
              <w:tabs>
                <w:tab w:val="center" w:pos="4153"/>
              </w:tabs>
              <w:jc w:val="center"/>
              <w:rPr>
                <w:sz w:val="24"/>
              </w:rPr>
            </w:pPr>
            <w:r>
              <w:rPr>
                <w:sz w:val="24"/>
              </w:rPr>
              <w:t>17</w:t>
            </w:r>
          </w:p>
        </w:tc>
        <w:tc>
          <w:tcPr>
            <w:tcW w:w="1491" w:type="dxa"/>
            <w:noWrap w:val="0"/>
            <w:vAlign w:val="top"/>
          </w:tcPr>
          <w:p>
            <w:pPr>
              <w:tabs>
                <w:tab w:val="center" w:pos="4153"/>
              </w:tabs>
              <w:rPr>
                <w:b/>
                <w:sz w:val="21"/>
                <w:szCs w:val="21"/>
              </w:rPr>
            </w:pPr>
          </w:p>
        </w:tc>
        <w:tc>
          <w:tcPr>
            <w:tcW w:w="3208" w:type="dxa"/>
            <w:noWrap w:val="0"/>
            <w:vAlign w:val="top"/>
          </w:tcPr>
          <w:p>
            <w:pPr>
              <w:tabs>
                <w:tab w:val="center" w:pos="4153"/>
              </w:tabs>
              <w:rPr>
                <w:b/>
                <w:sz w:val="32"/>
                <w:szCs w:val="32"/>
              </w:rPr>
            </w:pPr>
          </w:p>
        </w:tc>
        <w:tc>
          <w:tcPr>
            <w:tcW w:w="1241" w:type="dxa"/>
            <w:noWrap w:val="0"/>
            <w:vAlign w:val="top"/>
          </w:tcPr>
          <w:p>
            <w:pPr>
              <w:tabs>
                <w:tab w:val="center" w:pos="4153"/>
              </w:tabs>
              <w:rPr>
                <w:b/>
                <w:sz w:val="32"/>
                <w:szCs w:val="32"/>
              </w:rPr>
            </w:pPr>
          </w:p>
        </w:tc>
        <w:tc>
          <w:tcPr>
            <w:tcW w:w="720" w:type="dxa"/>
            <w:noWrap w:val="0"/>
            <w:vAlign w:val="top"/>
          </w:tcPr>
          <w:p>
            <w:pPr>
              <w:tabs>
                <w:tab w:val="center" w:pos="4153"/>
              </w:tabs>
              <w:rPr>
                <w:b/>
                <w:sz w:val="32"/>
                <w:szCs w:val="32"/>
              </w:rPr>
            </w:pPr>
          </w:p>
        </w:tc>
        <w:tc>
          <w:tcPr>
            <w:tcW w:w="1430" w:type="dxa"/>
            <w:noWrap w:val="0"/>
            <w:vAlign w:val="top"/>
          </w:tcPr>
          <w:p>
            <w:pPr>
              <w:tabs>
                <w:tab w:val="center" w:pos="4153"/>
              </w:tabs>
              <w:rPr>
                <w:b/>
                <w:sz w:val="32"/>
                <w:szCs w:val="32"/>
              </w:rPr>
            </w:pP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4" w:hRule="exact"/>
        </w:trPr>
        <w:tc>
          <w:tcPr>
            <w:tcW w:w="648" w:type="dxa"/>
            <w:noWrap w:val="0"/>
            <w:vAlign w:val="center"/>
          </w:tcPr>
          <w:p>
            <w:pPr>
              <w:tabs>
                <w:tab w:val="center" w:pos="4153"/>
              </w:tabs>
              <w:jc w:val="center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  <w:tc>
          <w:tcPr>
            <w:tcW w:w="1491" w:type="dxa"/>
            <w:noWrap w:val="0"/>
            <w:vAlign w:val="top"/>
          </w:tcPr>
          <w:p>
            <w:pPr>
              <w:tabs>
                <w:tab w:val="center" w:pos="4153"/>
              </w:tabs>
              <w:rPr>
                <w:b/>
                <w:sz w:val="21"/>
                <w:szCs w:val="21"/>
              </w:rPr>
            </w:pPr>
          </w:p>
        </w:tc>
        <w:tc>
          <w:tcPr>
            <w:tcW w:w="3208" w:type="dxa"/>
            <w:noWrap w:val="0"/>
            <w:vAlign w:val="top"/>
          </w:tcPr>
          <w:p>
            <w:pPr>
              <w:tabs>
                <w:tab w:val="center" w:pos="4153"/>
              </w:tabs>
              <w:rPr>
                <w:b/>
                <w:sz w:val="32"/>
                <w:szCs w:val="32"/>
              </w:rPr>
            </w:pPr>
          </w:p>
        </w:tc>
        <w:tc>
          <w:tcPr>
            <w:tcW w:w="1241" w:type="dxa"/>
            <w:noWrap w:val="0"/>
            <w:vAlign w:val="top"/>
          </w:tcPr>
          <w:p>
            <w:pPr>
              <w:tabs>
                <w:tab w:val="center" w:pos="4153"/>
              </w:tabs>
              <w:rPr>
                <w:b/>
                <w:sz w:val="32"/>
                <w:szCs w:val="32"/>
              </w:rPr>
            </w:pPr>
          </w:p>
        </w:tc>
        <w:tc>
          <w:tcPr>
            <w:tcW w:w="720" w:type="dxa"/>
            <w:noWrap w:val="0"/>
            <w:vAlign w:val="top"/>
          </w:tcPr>
          <w:p>
            <w:pPr>
              <w:tabs>
                <w:tab w:val="center" w:pos="4153"/>
              </w:tabs>
              <w:rPr>
                <w:b/>
                <w:sz w:val="32"/>
                <w:szCs w:val="32"/>
              </w:rPr>
            </w:pPr>
          </w:p>
        </w:tc>
        <w:tc>
          <w:tcPr>
            <w:tcW w:w="1430" w:type="dxa"/>
            <w:noWrap w:val="0"/>
            <w:vAlign w:val="top"/>
          </w:tcPr>
          <w:p>
            <w:pPr>
              <w:tabs>
                <w:tab w:val="center" w:pos="4153"/>
              </w:tabs>
              <w:rPr>
                <w:b/>
                <w:sz w:val="32"/>
                <w:szCs w:val="32"/>
              </w:rPr>
            </w:pPr>
          </w:p>
        </w:tc>
      </w:tr>
    </w:tbl>
    <w:p>
      <w:pPr>
        <w:rPr>
          <w:szCs w:val="21"/>
        </w:rPr>
      </w:pPr>
      <w:r>
        <w:rPr>
          <w:szCs w:val="21"/>
        </w:rPr>
        <w:t>*实验项目类型：演示性、验证性、</w:t>
      </w:r>
      <w:r>
        <w:rPr>
          <w:rFonts w:hint="eastAsia"/>
          <w:szCs w:val="21"/>
          <w:lang w:eastAsia="zh-CN"/>
        </w:rPr>
        <w:t>验证</w:t>
      </w:r>
      <w:r>
        <w:rPr>
          <w:szCs w:val="21"/>
        </w:rPr>
        <w:t>性、设计性实验。</w:t>
      </w:r>
    </w:p>
    <w:p>
      <w:pPr>
        <w:rPr>
          <w:szCs w:val="21"/>
        </w:rPr>
      </w:pPr>
      <w:r>
        <w:rPr>
          <w:szCs w:val="21"/>
        </w:rPr>
        <w:t>*此表由学生按顺序填写。</w:t>
      </w:r>
    </w:p>
    <w:p/>
    <w:p/>
    <w:p/>
    <w:p/>
    <w:p/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jc w:val="center"/>
        <w:textAlignment w:val="auto"/>
        <w:outlineLvl w:val="9"/>
        <w:rPr>
          <w:rFonts w:eastAsia="楷体_GB2312"/>
          <w:b/>
          <w:sz w:val="44"/>
          <w:szCs w:val="44"/>
        </w:rPr>
      </w:pPr>
      <w:r>
        <w:rPr>
          <w:rFonts w:eastAsia="楷体_GB2312"/>
          <w:b/>
          <w:sz w:val="44"/>
          <w:szCs w:val="44"/>
        </w:rPr>
        <w:t>暨南大学本科实验报告专用纸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eastAsia="楷体_GB2312"/>
          <w:sz w:val="28"/>
          <w:szCs w:val="28"/>
        </w:rPr>
      </w:pPr>
      <w:r>
        <w:rPr>
          <w:rFonts w:eastAsia="楷体_GB2312"/>
          <w:sz w:val="28"/>
          <w:szCs w:val="28"/>
        </w:rPr>
        <w:t>课程名称</w:t>
      </w:r>
      <w:r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 xml:space="preserve">      数字逻辑</w:t>
      </w:r>
      <w:r>
        <w:rPr>
          <w:rFonts w:hint="eastAsia" w:eastAsia="楷体_GB2312"/>
          <w:sz w:val="28"/>
          <w:szCs w:val="28"/>
          <w:u w:val="single"/>
        </w:rPr>
        <w:t>实验</w:t>
      </w:r>
      <w:r>
        <w:rPr>
          <w:rFonts w:eastAsia="楷体_GB2312"/>
          <w:sz w:val="28"/>
          <w:szCs w:val="28"/>
          <w:u w:val="single"/>
        </w:rPr>
        <w:t xml:space="preserve">    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 xml:space="preserve">   </w:t>
      </w:r>
      <w:r>
        <w:rPr>
          <w:rFonts w:eastAsia="楷体_GB2312"/>
          <w:sz w:val="28"/>
          <w:szCs w:val="28"/>
          <w:u w:val="single"/>
        </w:rPr>
        <w:t xml:space="preserve">   </w:t>
      </w:r>
      <w:r>
        <w:rPr>
          <w:rFonts w:eastAsia="楷体_GB2312"/>
          <w:sz w:val="28"/>
          <w:szCs w:val="28"/>
        </w:rPr>
        <w:t>成绩评定</w:t>
      </w:r>
      <w:r>
        <w:rPr>
          <w:rFonts w:eastAsia="楷体_GB2312"/>
          <w:sz w:val="28"/>
          <w:szCs w:val="28"/>
          <w:u w:val="single"/>
        </w:rPr>
        <w:t xml:space="preserve">          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eastAsia="楷体_GB2312"/>
          <w:sz w:val="28"/>
          <w:szCs w:val="28"/>
        </w:rPr>
      </w:pPr>
      <w:r>
        <w:rPr>
          <w:rFonts w:eastAsia="楷体_GB2312"/>
          <w:sz w:val="28"/>
          <w:szCs w:val="28"/>
        </w:rPr>
        <w:t>实验项目名称</w:t>
      </w:r>
      <w:r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 xml:space="preserve">  Verilog门级建模</w:t>
      </w:r>
      <w:r>
        <w:rPr>
          <w:rFonts w:eastAsia="楷体_GB2312"/>
          <w:sz w:val="28"/>
          <w:szCs w:val="28"/>
          <w:u w:val="single"/>
        </w:rPr>
        <w:t xml:space="preserve">      </w:t>
      </w:r>
      <w:r>
        <w:rPr>
          <w:rFonts w:eastAsia="楷体_GB2312"/>
          <w:sz w:val="28"/>
          <w:szCs w:val="28"/>
        </w:rPr>
        <w:t>指导教师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hint="eastAsia" w:eastAsia="楷体_GB2312"/>
          <w:sz w:val="28"/>
          <w:szCs w:val="28"/>
          <w:u w:val="single"/>
        </w:rPr>
        <w:t>王传胜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 xml:space="preserve"> 梁倬骞</w:t>
      </w:r>
      <w:r>
        <w:rPr>
          <w:rFonts w:eastAsia="楷体_GB2312"/>
          <w:sz w:val="28"/>
          <w:szCs w:val="28"/>
          <w:u w:val="single"/>
        </w:rPr>
        <w:t xml:space="preserve">  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eastAsia="楷体_GB2312"/>
          <w:sz w:val="28"/>
          <w:szCs w:val="28"/>
          <w:u w:val="single"/>
        </w:rPr>
      </w:pPr>
      <w:r>
        <w:rPr>
          <w:rFonts w:eastAsia="楷体_GB2312"/>
          <w:sz w:val="28"/>
          <w:szCs w:val="28"/>
        </w:rPr>
        <w:t>实验项目编号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hint="eastAsia" w:eastAsia="楷体_GB2312"/>
          <w:sz w:val="28"/>
          <w:szCs w:val="28"/>
          <w:u w:val="single"/>
        </w:rPr>
        <w:t>080600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>3801</w:t>
      </w:r>
      <w:r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eastAsia="楷体_GB2312"/>
          <w:sz w:val="28"/>
          <w:szCs w:val="28"/>
        </w:rPr>
        <w:t>实验项目类型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>验证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</w:rPr>
        <w:t>实验地点</w:t>
      </w:r>
      <w:r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hint="eastAsia" w:eastAsia="楷体_GB2312"/>
          <w:sz w:val="28"/>
          <w:szCs w:val="28"/>
          <w:u w:val="single"/>
        </w:rPr>
        <w:t>N1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>2</w:t>
      </w:r>
      <w:r>
        <w:rPr>
          <w:rFonts w:hint="eastAsia" w:eastAsia="楷体_GB2312"/>
          <w:sz w:val="28"/>
          <w:szCs w:val="28"/>
          <w:u w:val="single"/>
        </w:rPr>
        <w:t>6</w:t>
      </w:r>
      <w:r>
        <w:rPr>
          <w:rFonts w:eastAsia="楷体_GB2312"/>
          <w:sz w:val="28"/>
          <w:szCs w:val="28"/>
          <w:u w:val="single"/>
        </w:rPr>
        <w:t xml:space="preserve"> 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eastAsia="楷体_GB2312"/>
          <w:sz w:val="28"/>
          <w:szCs w:val="28"/>
          <w:u w:val="single"/>
        </w:rPr>
      </w:pPr>
      <w:r>
        <w:rPr>
          <w:rFonts w:eastAsia="楷体_GB2312"/>
          <w:sz w:val="28"/>
          <w:szCs w:val="28"/>
        </w:rPr>
        <w:t>学生姓名</w:t>
      </w:r>
      <w:r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>邝庆璇</w:t>
      </w:r>
      <w:r>
        <w:rPr>
          <w:rFonts w:eastAsia="楷体_GB2312"/>
          <w:sz w:val="28"/>
          <w:szCs w:val="28"/>
          <w:u w:val="single"/>
        </w:rPr>
        <w:t xml:space="preserve">   </w:t>
      </w:r>
      <w:r>
        <w:rPr>
          <w:rFonts w:eastAsia="楷体_GB2312"/>
          <w:sz w:val="28"/>
          <w:szCs w:val="28"/>
        </w:rPr>
        <w:t>学号</w:t>
      </w:r>
      <w:r>
        <w:rPr>
          <w:rFonts w:eastAsia="楷体_GB2312"/>
          <w:sz w:val="28"/>
          <w:szCs w:val="28"/>
          <w:u w:val="single"/>
        </w:rPr>
        <w:t xml:space="preserve">     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>2016051598</w:t>
      </w:r>
      <w:r>
        <w:rPr>
          <w:rFonts w:eastAsia="楷体_GB2312"/>
          <w:sz w:val="28"/>
          <w:szCs w:val="28"/>
          <w:u w:val="single"/>
        </w:rPr>
        <w:t xml:space="preserve">                            </w:t>
      </w:r>
    </w:p>
    <w:p>
      <w:pPr>
        <w:keepNext w:val="0"/>
        <w:keepLines w:val="0"/>
        <w:pageBreakBefore w:val="0"/>
        <w:widowControl w:val="0"/>
        <w:numPr>
          <w:ins w:id="0" w:author="MC SYSTEM" w:date="2019-10-22T19:47:33Z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eastAsia="楷体_GB2312"/>
          <w:sz w:val="28"/>
          <w:szCs w:val="28"/>
          <w:u w:val="single"/>
        </w:rPr>
      </w:pPr>
      <w:r>
        <w:rPr>
          <w:rFonts w:eastAsia="楷体_GB2312"/>
          <w:sz w:val="28"/>
          <w:szCs w:val="28"/>
        </w:rPr>
        <w:t>学院</w:t>
      </w:r>
      <w:r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hint="eastAsia" w:eastAsia="楷体_GB2312"/>
          <w:sz w:val="28"/>
          <w:szCs w:val="28"/>
          <w:u w:val="single"/>
        </w:rPr>
        <w:t>信息科学技术</w:t>
      </w:r>
      <w:r>
        <w:rPr>
          <w:rFonts w:eastAsia="楷体_GB2312"/>
          <w:sz w:val="28"/>
          <w:szCs w:val="28"/>
          <w:u w:val="single"/>
        </w:rPr>
        <w:t xml:space="preserve">    </w:t>
      </w:r>
      <w:r>
        <w:rPr>
          <w:rFonts w:eastAsia="楷体_GB2312"/>
          <w:sz w:val="28"/>
          <w:szCs w:val="28"/>
        </w:rPr>
        <w:t>系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hint="eastAsia" w:eastAsia="楷体_GB2312"/>
          <w:sz w:val="28"/>
          <w:szCs w:val="28"/>
          <w:u w:val="single"/>
        </w:rPr>
        <w:t>计算机科学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</w:rPr>
        <w:t>专业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 xml:space="preserve">计算机科学与技术 </w:t>
      </w:r>
      <w:r>
        <w:rPr>
          <w:rFonts w:eastAsia="楷体_GB2312"/>
          <w:sz w:val="28"/>
          <w:szCs w:val="28"/>
          <w:u w:val="single"/>
        </w:rPr>
        <w:t xml:space="preserve">     </w:t>
      </w:r>
      <w:r>
        <w:rPr>
          <w:rFonts w:eastAsia="楷体_GB2312"/>
          <w:sz w:val="28"/>
          <w:szCs w:val="28"/>
        </w:rPr>
        <w:t xml:space="preserve">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eastAsia="楷体_GB2312"/>
          <w:sz w:val="28"/>
          <w:szCs w:val="28"/>
        </w:rPr>
      </w:pPr>
      <w:r>
        <w:rPr>
          <w:rFonts w:eastAsia="楷体_GB2312"/>
          <w:sz w:val="28"/>
          <w:szCs w:val="28"/>
        </w:rPr>
        <w:t>实验时间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>2019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</w:rPr>
        <w:t>年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>9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</w:rPr>
        <w:t>月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>30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</w:rPr>
        <w:t xml:space="preserve">日 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>上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</w:rPr>
        <w:t>午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ind w:leftChars="-278" w:firstLine="560" w:firstLineChars="200"/>
        <w:textAlignment w:val="auto"/>
        <w:outlineLvl w:val="9"/>
        <w:rPr>
          <w:rFonts w:eastAsia="楷体_GB2312"/>
          <w:sz w:val="28"/>
          <w:szCs w:val="28"/>
        </w:rPr>
      </w:pPr>
      <w:r>
        <w:rPr>
          <w:rFonts w:hint="eastAsia" w:eastAsia="楷体_GB2312"/>
          <w:sz w:val="28"/>
          <w:szCs w:val="28"/>
          <w:lang w:val="en-US" w:eastAsia="zh-CN"/>
        </w:rPr>
        <w:t>一、</w:t>
      </w:r>
      <w:r>
        <w:rPr>
          <w:rFonts w:eastAsia="楷体_GB2312"/>
          <w:sz w:val="28"/>
          <w:szCs w:val="28"/>
        </w:rPr>
        <w:t>实验目的</w:t>
      </w:r>
    </w:p>
    <w:p>
      <w:pPr>
        <w:pStyle w:val="7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ind w:left="778" w:leftChars="0" w:hanging="778" w:hangingChars="278"/>
        <w:textAlignment w:val="auto"/>
        <w:outlineLvl w:val="9"/>
        <w:rPr>
          <w:rFonts w:hint="default" w:eastAsia="楷体_GB2312"/>
          <w:sz w:val="28"/>
          <w:szCs w:val="28"/>
          <w:lang w:val="en-US" w:eastAsia="zh-CN"/>
        </w:rPr>
      </w:pPr>
      <w:r>
        <w:rPr>
          <w:rFonts w:hint="eastAsia" w:eastAsia="楷体_GB2312"/>
          <w:sz w:val="28"/>
          <w:szCs w:val="28"/>
          <w:lang w:val="en-US" w:eastAsia="zh-CN"/>
        </w:rPr>
        <w:t>1、学会使用Verilog HDL进行门级建模；</w:t>
      </w:r>
    </w:p>
    <w:p>
      <w:pPr>
        <w:pStyle w:val="7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ind w:left="778" w:leftChars="0" w:hanging="778" w:hangingChars="278"/>
        <w:textAlignment w:val="auto"/>
        <w:outlineLvl w:val="9"/>
        <w:rPr>
          <w:rFonts w:hint="default" w:eastAsia="楷体_GB2312"/>
          <w:sz w:val="28"/>
          <w:szCs w:val="28"/>
          <w:lang w:val="en-US" w:eastAsia="zh-CN"/>
        </w:rPr>
      </w:pPr>
      <w:r>
        <w:rPr>
          <w:rFonts w:hint="eastAsia" w:eastAsia="楷体_GB2312"/>
          <w:sz w:val="28"/>
          <w:szCs w:val="28"/>
          <w:lang w:val="en-US" w:eastAsia="zh-CN"/>
        </w:rPr>
        <w:t>2、初步学会怎么用Verilog HDL编写仿真程序；</w:t>
      </w:r>
    </w:p>
    <w:p>
      <w:pPr>
        <w:pStyle w:val="7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ind w:left="778" w:leftChars="0" w:hanging="778" w:hangingChars="278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  <w:r>
        <w:rPr>
          <w:rFonts w:hint="eastAsia" w:eastAsia="楷体_GB2312"/>
          <w:sz w:val="28"/>
          <w:szCs w:val="28"/>
          <w:lang w:val="en-US" w:eastAsia="zh-CN"/>
        </w:rPr>
        <w:t>3、初步学会怎么使用Vivado软件；</w:t>
      </w:r>
    </w:p>
    <w:p>
      <w:pPr>
        <w:pStyle w:val="7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ind w:left="778" w:leftChars="0" w:hanging="778" w:hangingChars="278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  <w:r>
        <w:rPr>
          <w:rFonts w:hint="eastAsia" w:eastAsia="楷体_GB2312"/>
          <w:sz w:val="28"/>
          <w:szCs w:val="28"/>
          <w:lang w:val="en-US" w:eastAsia="zh-CN"/>
        </w:rPr>
        <w:t>4、初步学会验证基本逻辑门的逻辑功能的方法；</w:t>
      </w:r>
    </w:p>
    <w:p>
      <w:pPr>
        <w:pStyle w:val="7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ind w:left="778" w:leftChars="0" w:hanging="778" w:hangingChars="278"/>
        <w:textAlignment w:val="auto"/>
        <w:outlineLvl w:val="9"/>
        <w:rPr>
          <w:rFonts w:hint="default" w:eastAsia="楷体_GB2312"/>
          <w:sz w:val="28"/>
          <w:szCs w:val="28"/>
          <w:lang w:val="en-US" w:eastAsia="zh-CN"/>
        </w:rPr>
      </w:pPr>
      <w:r>
        <w:rPr>
          <w:rFonts w:hint="eastAsia" w:eastAsia="楷体_GB2312"/>
          <w:sz w:val="28"/>
          <w:szCs w:val="28"/>
          <w:lang w:val="en-US" w:eastAsia="zh-CN"/>
        </w:rPr>
        <w:t>5、初步学会验证怎么使用EG0-1实验板。</w:t>
      </w:r>
    </w:p>
    <w:p>
      <w:pPr>
        <w:pStyle w:val="7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ind w:left="778" w:leftChars="0" w:hanging="778" w:hangingChars="278"/>
        <w:textAlignment w:val="auto"/>
        <w:outlineLvl w:val="9"/>
        <w:rPr>
          <w:rFonts w:hint="eastAsia" w:eastAsia="楷体_GB2312"/>
          <w:sz w:val="28"/>
          <w:szCs w:val="28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ind w:leftChars="-278" w:firstLine="560" w:firstLineChars="200"/>
        <w:textAlignment w:val="auto"/>
        <w:outlineLvl w:val="9"/>
        <w:rPr>
          <w:rFonts w:eastAsia="楷体_GB2312"/>
          <w:sz w:val="28"/>
          <w:szCs w:val="28"/>
        </w:rPr>
      </w:pPr>
      <w:r>
        <w:rPr>
          <w:rFonts w:hint="eastAsia" w:eastAsia="楷体_GB2312"/>
          <w:sz w:val="28"/>
          <w:szCs w:val="28"/>
          <w:lang w:val="en-US" w:eastAsia="zh-CN"/>
        </w:rPr>
        <w:t>二、</w:t>
      </w:r>
      <w:r>
        <w:rPr>
          <w:rFonts w:eastAsia="楷体_GB2312"/>
          <w:sz w:val="28"/>
          <w:szCs w:val="28"/>
        </w:rPr>
        <w:t>实验内容</w:t>
      </w:r>
    </w:p>
    <w:p>
      <w:pPr>
        <w:pStyle w:val="7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ind w:left="16" w:leftChars="0" w:firstLine="420" w:firstLineChars="0"/>
        <w:textAlignment w:val="auto"/>
        <w:outlineLvl w:val="9"/>
        <w:rPr>
          <w:rFonts w:hint="default" w:eastAsia="楷体_GB2312"/>
          <w:sz w:val="28"/>
          <w:szCs w:val="28"/>
          <w:lang w:val="en-US" w:eastAsia="zh-CN"/>
        </w:rPr>
      </w:pPr>
      <w:r>
        <w:rPr>
          <w:rFonts w:hint="eastAsia" w:eastAsia="楷体_GB2312"/>
          <w:sz w:val="28"/>
          <w:szCs w:val="28"/>
          <w:lang w:val="en-US" w:eastAsia="zh-CN"/>
        </w:rPr>
        <w:t>编写Verilog程序，验证3输入的与门、与非门、或门、或非门、异或门、同或门</w:t>
      </w:r>
    </w:p>
    <w:p>
      <w:pPr>
        <w:pStyle w:val="7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ind w:left="420" w:firstLine="0" w:firstLineChars="0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  <w:r>
        <w:rPr>
          <w:rFonts w:hint="eastAsia" w:eastAsia="楷体_GB2312"/>
          <w:sz w:val="28"/>
          <w:szCs w:val="28"/>
          <w:lang w:val="en-US" w:eastAsia="zh-CN"/>
        </w:rPr>
        <w:t>三、</w:t>
      </w:r>
      <w:r>
        <w:rPr>
          <w:rFonts w:hint="eastAsia" w:eastAsia="楷体_GB2312"/>
          <w:sz w:val="28"/>
          <w:szCs w:val="28"/>
        </w:rPr>
        <w:t>实验</w:t>
      </w:r>
      <w:r>
        <w:rPr>
          <w:rFonts w:hint="eastAsia" w:eastAsia="楷体_GB2312"/>
          <w:sz w:val="28"/>
          <w:szCs w:val="28"/>
          <w:lang w:val="en-US" w:eastAsia="zh-CN"/>
        </w:rPr>
        <w:t>程序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default" w:eastAsia="楷体_GB2312"/>
          <w:sz w:val="28"/>
          <w:szCs w:val="28"/>
          <w:lang w:val="en-US" w:eastAsia="zh-CN"/>
        </w:rPr>
      </w:pPr>
      <w:r>
        <w:rPr>
          <w:rFonts w:hint="eastAsia" w:eastAsia="楷体_GB2312"/>
          <w:sz w:val="28"/>
          <w:szCs w:val="28"/>
          <w:lang w:val="en-US" w:eastAsia="zh-CN"/>
        </w:rPr>
        <w:t xml:space="preserve">exp1.v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>`timescale 1ns / 1ps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>//////////////////////////////////////////////////////////////////////////////////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Company: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Engineer: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>// Create Date: 2019/09/30 11:28:50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Design Name: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>// Module Name: exp-1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Project Name: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Target Devices: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Tool Versions: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Description: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Dependencies: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>// Revision: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>// Revision 0.01 - File Created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>// Additional Comments: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>//////////////////////////////////////////////////////////////////////////////////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>module exp1(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input in1,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input in2,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input in3,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output out1,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output out2,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//output out3,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output out4,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output out5,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output out6,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output out7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);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and funcAnd(out1, in1, in2, in3);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or funcOr(out2, in1, in2, in3);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xor funcXor(out4, in1, in2, in3);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nand funcNand(out5, in1, in2, in3);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nor funcNor(out6, in1, in2, in3);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xnor funcXnor(out7, in1, in2, in3);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>endmodule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default" w:eastAsia="楷体_GB2312"/>
          <w:sz w:val="28"/>
          <w:szCs w:val="28"/>
          <w:lang w:val="en-US" w:eastAsia="zh-CN"/>
        </w:rPr>
      </w:pPr>
      <w:r>
        <w:rPr>
          <w:rFonts w:hint="eastAsia" w:eastAsia="楷体_GB2312"/>
          <w:sz w:val="28"/>
          <w:szCs w:val="28"/>
          <w:lang w:val="en-US" w:eastAsia="zh-CN"/>
        </w:rPr>
        <w:t>四、仿真程序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default" w:eastAsia="楷体_GB2312"/>
          <w:sz w:val="28"/>
          <w:szCs w:val="28"/>
          <w:lang w:val="en-US" w:eastAsia="zh-CN"/>
        </w:rPr>
      </w:pPr>
      <w:r>
        <w:rPr>
          <w:rFonts w:hint="eastAsia" w:eastAsia="楷体_GB2312"/>
          <w:sz w:val="28"/>
          <w:szCs w:val="28"/>
          <w:lang w:val="en-US" w:eastAsia="zh-CN"/>
        </w:rPr>
        <w:t>sim_1.v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>`timescale 1ns / 1ps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>//////////////////////////////////////////////////////////////////////////////////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Company: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Engineer: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>// Create Date: 2019/09/30 11:57:26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Design Name: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>// Module Name: sim_1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Project Name: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Target Devices: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Tool Versions: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Description: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Dependencies: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>// Revision: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>// Revision 0.01 - File Created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>// Additional Comments: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>//////////////////////////////////////////////////////////////////////////////////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>module sim_1(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output out1,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output out2,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//output out3,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output out4,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output out5,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output out6,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output out7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);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reg[2:0] in;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initial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begin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    in = 3'b00;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end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always #10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begin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    in = in + 1;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end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80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exp1 exp1(in[2],in[1], in[0], out1, out2, out4, out5, out6, out7);   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80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eastAsia" w:ascii="Calibri" w:hAnsi="Calibri" w:eastAsia="楷体_GB2312" w:cs="Calibri"/>
          <w:sz w:val="24"/>
          <w:szCs w:val="24"/>
          <w:lang w:val="en-US" w:eastAsia="zh-CN"/>
        </w:rPr>
        <w:t>e</w:t>
      </w: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>ndmodule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eastAsia" w:ascii="Calibri" w:hAnsi="Calibri" w:eastAsia="楷体_GB2312" w:cs="Calibri"/>
          <w:sz w:val="24"/>
          <w:szCs w:val="24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eastAsia" w:ascii="Calibri" w:hAnsi="Calibri" w:eastAsia="楷体_GB2312" w:cs="Calibri"/>
          <w:sz w:val="24"/>
          <w:szCs w:val="24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eastAsia" w:ascii="Calibri" w:hAnsi="Calibri" w:eastAsia="楷体_GB2312" w:cs="Calibri"/>
          <w:sz w:val="24"/>
          <w:szCs w:val="24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eastAsia" w:ascii="Calibri" w:hAnsi="Calibri" w:eastAsia="楷体_GB2312" w:cs="Calibri"/>
          <w:sz w:val="24"/>
          <w:szCs w:val="24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eastAsia" w:ascii="Calibri" w:hAnsi="Calibri" w:eastAsia="楷体_GB2312" w:cs="Calibri"/>
          <w:sz w:val="24"/>
          <w:szCs w:val="24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eastAsia" w:ascii="Calibri" w:hAnsi="Calibri" w:eastAsia="楷体_GB2312" w:cs="Calibri"/>
          <w:sz w:val="24"/>
          <w:szCs w:val="24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eastAsia" w:ascii="Calibri" w:hAnsi="Calibri" w:eastAsia="楷体_GB2312" w:cs="Calibri"/>
          <w:sz w:val="24"/>
          <w:szCs w:val="24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eastAsia" w:ascii="Calibri" w:hAnsi="Calibri" w:eastAsia="楷体_GB2312" w:cs="Calibri"/>
          <w:sz w:val="24"/>
          <w:szCs w:val="24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eastAsia" w:ascii="Calibri" w:hAnsi="Calibri" w:eastAsia="楷体_GB2312" w:cs="Calibri"/>
          <w:sz w:val="24"/>
          <w:szCs w:val="24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eastAsia" w:ascii="Calibri" w:hAnsi="Calibri" w:eastAsia="楷体_GB2312" w:cs="Calibri"/>
          <w:sz w:val="24"/>
          <w:szCs w:val="24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eastAsia" w:ascii="Calibri" w:hAnsi="Calibri" w:eastAsia="楷体_GB2312" w:cs="Calibri"/>
          <w:sz w:val="24"/>
          <w:szCs w:val="24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  <w:r>
        <w:rPr>
          <w:rFonts w:hint="eastAsia" w:eastAsia="楷体_GB2312"/>
          <w:sz w:val="28"/>
          <w:szCs w:val="28"/>
          <w:lang w:val="en-US" w:eastAsia="zh-CN"/>
        </w:rPr>
        <w:t>五、仿真结果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  <w:r>
        <w:drawing>
          <wp:anchor distT="0" distB="0" distL="114300" distR="114300" simplePos="0" relativeHeight="251788288" behindDoc="0" locked="0" layoutInCell="1" allowOverlap="1">
            <wp:simplePos x="0" y="0"/>
            <wp:positionH relativeFrom="column">
              <wp:posOffset>-180975</wp:posOffset>
            </wp:positionH>
            <wp:positionV relativeFrom="paragraph">
              <wp:posOffset>74295</wp:posOffset>
            </wp:positionV>
            <wp:extent cx="6179820" cy="2640330"/>
            <wp:effectExtent l="0" t="0" r="11430" b="7620"/>
            <wp:wrapNone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rcRect r="1218"/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264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  <w:r>
        <w:rPr>
          <w:rFonts w:hint="eastAsia" w:eastAsia="楷体_GB2312"/>
          <w:sz w:val="28"/>
          <w:szCs w:val="28"/>
          <w:lang w:val="en-US" w:eastAsia="zh-CN"/>
        </w:rPr>
        <w:t>六、系统网表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default" w:eastAsia="楷体_GB2312"/>
          <w:sz w:val="28"/>
          <w:szCs w:val="28"/>
          <w:lang w:val="en-US" w:eastAsia="zh-CN"/>
        </w:rPr>
      </w:pPr>
      <w:r>
        <w:rPr>
          <w:rFonts w:hint="eastAsia" w:eastAsia="楷体_GB2312"/>
          <w:sz w:val="28"/>
          <w:szCs w:val="28"/>
          <w:lang w:val="en-US" w:eastAsia="zh-CN"/>
        </w:rPr>
        <w:t>RTL Analysis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  <w:r>
        <w:drawing>
          <wp:anchor distT="0" distB="0" distL="114300" distR="114300" simplePos="0" relativeHeight="260652032" behindDoc="0" locked="0" layoutInCell="1" allowOverlap="1">
            <wp:simplePos x="0" y="0"/>
            <wp:positionH relativeFrom="column">
              <wp:posOffset>323850</wp:posOffset>
            </wp:positionH>
            <wp:positionV relativeFrom="paragraph">
              <wp:posOffset>110490</wp:posOffset>
            </wp:positionV>
            <wp:extent cx="4042410" cy="1414780"/>
            <wp:effectExtent l="0" t="0" r="15240" b="13970"/>
            <wp:wrapNone/>
            <wp:docPr id="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42410" cy="141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default" w:eastAsia="楷体_GB2312"/>
          <w:sz w:val="28"/>
          <w:szCs w:val="28"/>
          <w:lang w:val="en-US" w:eastAsia="zh-CN"/>
        </w:rPr>
      </w:pPr>
      <w:r>
        <w:rPr>
          <w:rFonts w:hint="eastAsia" w:eastAsia="楷体_GB2312"/>
          <w:sz w:val="28"/>
          <w:szCs w:val="28"/>
          <w:lang w:val="en-US" w:eastAsia="zh-CN"/>
        </w:rPr>
        <w:drawing>
          <wp:anchor distT="0" distB="0" distL="114300" distR="114300" simplePos="0" relativeHeight="251787264" behindDoc="0" locked="0" layoutInCell="1" allowOverlap="1">
            <wp:simplePos x="0" y="0"/>
            <wp:positionH relativeFrom="column">
              <wp:posOffset>709930</wp:posOffset>
            </wp:positionH>
            <wp:positionV relativeFrom="paragraph">
              <wp:posOffset>239395</wp:posOffset>
            </wp:positionV>
            <wp:extent cx="3778250" cy="3302000"/>
            <wp:effectExtent l="0" t="0" r="12700" b="12700"/>
            <wp:wrapNone/>
            <wp:docPr id="7" name="图片 7" descr="8543a702dde65a4a099f17c426573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8543a702dde65a4a099f17c426573df"/>
                    <pic:cNvPicPr>
                      <a:picLocks noChangeAspect="1"/>
                    </pic:cNvPicPr>
                  </pic:nvPicPr>
                  <pic:blipFill>
                    <a:blip r:embed="rId7"/>
                    <a:srcRect l="30460" t="12162" r="15037"/>
                    <a:stretch>
                      <a:fillRect/>
                    </a:stretch>
                  </pic:blipFill>
                  <pic:spPr>
                    <a:xfrm>
                      <a:off x="0" y="0"/>
                      <a:ext cx="377825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eastAsia="楷体_GB2312"/>
          <w:sz w:val="28"/>
          <w:szCs w:val="28"/>
          <w:lang w:val="en-US" w:eastAsia="zh-CN"/>
        </w:rPr>
        <w:t>Synthesis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  <w:tab w:val="left" w:pos="189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  <w:r>
        <w:rPr>
          <w:rFonts w:hint="eastAsia" w:eastAsia="楷体_GB2312"/>
          <w:sz w:val="28"/>
          <w:szCs w:val="28"/>
          <w:lang w:val="en-US" w:eastAsia="zh-CN"/>
        </w:rPr>
        <w:t>七、系统约束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  <w:r>
        <w:drawing>
          <wp:anchor distT="0" distB="0" distL="114300" distR="114300" simplePos="0" relativeHeight="251789312" behindDoc="0" locked="0" layoutInCell="1" allowOverlap="1">
            <wp:simplePos x="0" y="0"/>
            <wp:positionH relativeFrom="column">
              <wp:posOffset>14605</wp:posOffset>
            </wp:positionH>
            <wp:positionV relativeFrom="paragraph">
              <wp:posOffset>12700</wp:posOffset>
            </wp:positionV>
            <wp:extent cx="4808855" cy="1970405"/>
            <wp:effectExtent l="0" t="0" r="10795" b="10795"/>
            <wp:wrapNone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08855" cy="197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  <w:r>
        <w:rPr>
          <w:rFonts w:hint="eastAsia" w:eastAsia="楷体_GB2312"/>
          <w:sz w:val="28"/>
          <w:szCs w:val="28"/>
          <w:lang w:val="en-US" w:eastAsia="zh-CN"/>
        </w:rPr>
        <w:t>八、实验结果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default" w:eastAsia="楷体_GB2312"/>
          <w:sz w:val="28"/>
          <w:szCs w:val="28"/>
          <w:lang w:val="en-US" w:eastAsia="zh-CN"/>
        </w:rPr>
      </w:pPr>
      <w:r>
        <w:rPr>
          <w:rFonts w:hint="eastAsia" w:eastAsia="楷体_GB2312"/>
          <w:sz w:val="28"/>
          <w:szCs w:val="28"/>
          <w:lang w:val="en-US" w:eastAsia="zh-CN"/>
        </w:rPr>
        <w:t>示例：</w:t>
      </w:r>
    </w:p>
    <w:tbl>
      <w:tblPr>
        <w:tblStyle w:val="5"/>
        <w:tblW w:w="8310" w:type="dxa"/>
        <w:tblInd w:w="12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17"/>
        <w:gridCol w:w="1217"/>
        <w:gridCol w:w="1217"/>
        <w:gridCol w:w="1217"/>
        <w:gridCol w:w="1217"/>
        <w:gridCol w:w="1"/>
        <w:gridCol w:w="1218"/>
        <w:gridCol w:w="100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217" w:type="dxa"/>
            <w:tcBorders>
              <w:top w:val="single" w:color="auto" w:sz="4" w:space="0"/>
              <w:left w:val="single" w:color="auto" w:sz="4" w:space="0"/>
            </w:tcBorders>
            <w:vAlign w:val="center"/>
          </w:tcPr>
          <w:p>
            <w:pPr>
              <w:pStyle w:val="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tabs>
                <w:tab w:val="left" w:pos="42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default" w:ascii="Cambria" w:hAnsi="Cambria" w:eastAsia="楷体_GB2312" w:cs="Cambr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Cambria" w:hAnsi="Cambria" w:eastAsia="楷体_GB2312" w:cs="Cambria"/>
                <w:sz w:val="24"/>
                <w:szCs w:val="24"/>
                <w:vertAlign w:val="baseline"/>
                <w:lang w:val="en-US" w:eastAsia="zh-CN"/>
              </w:rPr>
              <w:t>输入</w:t>
            </w:r>
          </w:p>
        </w:tc>
        <w:tc>
          <w:tcPr>
            <w:tcW w:w="2434" w:type="dxa"/>
            <w:gridSpan w:val="2"/>
            <w:tcBorders>
              <w:top w:val="single" w:color="auto" w:sz="4" w:space="0"/>
            </w:tcBorders>
            <w:vAlign w:val="center"/>
          </w:tcPr>
          <w:p>
            <w:pPr>
              <w:pStyle w:val="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tabs>
                <w:tab w:val="left" w:pos="42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default" w:ascii="Cambria" w:hAnsi="Cambria" w:eastAsia="楷体_GB2312" w:cs="Cambr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Cambria" w:hAnsi="Cambria" w:eastAsia="楷体_GB2312" w:cs="Cambria"/>
                <w:sz w:val="24"/>
                <w:szCs w:val="24"/>
                <w:vertAlign w:val="baseline"/>
                <w:lang w:val="en-US" w:eastAsia="zh-CN"/>
              </w:rPr>
              <w:t>In1</w:t>
            </w:r>
          </w:p>
        </w:tc>
        <w:tc>
          <w:tcPr>
            <w:tcW w:w="2434" w:type="dxa"/>
            <w:gridSpan w:val="2"/>
            <w:tcBorders>
              <w:top w:val="single" w:color="auto" w:sz="4" w:space="0"/>
            </w:tcBorders>
            <w:vAlign w:val="center"/>
          </w:tcPr>
          <w:p>
            <w:pPr>
              <w:pStyle w:val="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tabs>
                <w:tab w:val="left" w:pos="42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default" w:ascii="Cambria" w:hAnsi="Cambria" w:eastAsia="楷体_GB2312" w:cs="Cambr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Cambria" w:hAnsi="Cambria" w:eastAsia="楷体_GB2312" w:cs="Cambria"/>
                <w:sz w:val="24"/>
                <w:szCs w:val="24"/>
                <w:vertAlign w:val="baseline"/>
                <w:lang w:val="en-US" w:eastAsia="zh-CN"/>
              </w:rPr>
              <w:t>In2</w:t>
            </w:r>
          </w:p>
        </w:tc>
        <w:tc>
          <w:tcPr>
            <w:tcW w:w="2225" w:type="dxa"/>
            <w:gridSpan w:val="3"/>
            <w:tcBorders>
              <w:top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tabs>
                <w:tab w:val="left" w:pos="42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default" w:ascii="Cambria" w:hAnsi="Cambria" w:eastAsia="楷体_GB2312" w:cs="Cambr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Cambria" w:hAnsi="Cambria" w:eastAsia="楷体_GB2312" w:cs="Cambria"/>
                <w:sz w:val="24"/>
                <w:szCs w:val="24"/>
                <w:vertAlign w:val="baseline"/>
                <w:lang w:val="en-US" w:eastAsia="zh-CN"/>
              </w:rPr>
              <w:t>In3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217" w:type="dxa"/>
            <w:tcBorders>
              <w:left w:val="single" w:color="auto" w:sz="4" w:space="0"/>
              <w:bottom w:val="single" w:color="auto" w:sz="4" w:space="0"/>
            </w:tcBorders>
            <w:vAlign w:val="center"/>
          </w:tcPr>
          <w:p>
            <w:pPr>
              <w:pStyle w:val="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tabs>
                <w:tab w:val="left" w:pos="42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default" w:ascii="Cambria" w:hAnsi="Cambria" w:eastAsia="楷体_GB2312" w:cs="Cambr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Cambria" w:hAnsi="Cambria" w:eastAsia="楷体_GB2312" w:cs="Cambria"/>
                <w:sz w:val="24"/>
                <w:szCs w:val="24"/>
                <w:vertAlign w:val="baseline"/>
                <w:lang w:val="en-US" w:eastAsia="zh-CN"/>
              </w:rPr>
              <w:t>输入</w:t>
            </w:r>
            <w:r>
              <w:rPr>
                <w:rFonts w:hint="eastAsia" w:ascii="Cambria" w:hAnsi="Cambria" w:eastAsia="楷体_GB2312" w:cs="Cambria"/>
                <w:sz w:val="24"/>
                <w:szCs w:val="24"/>
                <w:vertAlign w:val="baseline"/>
                <w:lang w:val="en-US" w:eastAsia="zh-CN"/>
              </w:rPr>
              <w:t>的值</w:t>
            </w:r>
          </w:p>
        </w:tc>
        <w:tc>
          <w:tcPr>
            <w:tcW w:w="2434" w:type="dxa"/>
            <w:gridSpan w:val="2"/>
            <w:tcBorders>
              <w:bottom w:val="single" w:color="auto" w:sz="4" w:space="0"/>
            </w:tcBorders>
            <w:vAlign w:val="center"/>
          </w:tcPr>
          <w:p>
            <w:pPr>
              <w:pStyle w:val="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tabs>
                <w:tab w:val="left" w:pos="42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default" w:ascii="Cambria" w:hAnsi="Cambria" w:eastAsia="楷体_GB2312" w:cs="Cambr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Cambria" w:hAnsi="Cambria" w:eastAsia="楷体_GB2312" w:cs="Cambria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  <w:tc>
          <w:tcPr>
            <w:tcW w:w="2434" w:type="dxa"/>
            <w:gridSpan w:val="2"/>
            <w:tcBorders>
              <w:bottom w:val="single" w:color="auto" w:sz="4" w:space="0"/>
            </w:tcBorders>
            <w:vAlign w:val="center"/>
          </w:tcPr>
          <w:p>
            <w:pPr>
              <w:pStyle w:val="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tabs>
                <w:tab w:val="left" w:pos="42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default" w:ascii="Cambria" w:hAnsi="Cambria" w:eastAsia="楷体_GB2312" w:cs="Cambr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Cambria" w:hAnsi="Cambria" w:eastAsia="楷体_GB2312" w:cs="Cambria"/>
                <w:sz w:val="24"/>
                <w:szCs w:val="24"/>
                <w:vertAlign w:val="baseline"/>
                <w:lang w:val="en-US" w:eastAsia="zh-CN"/>
              </w:rPr>
              <w:t>2</w:t>
            </w:r>
          </w:p>
        </w:tc>
        <w:tc>
          <w:tcPr>
            <w:tcW w:w="2225" w:type="dxa"/>
            <w:gridSpan w:val="3"/>
            <w:tcBorders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tabs>
                <w:tab w:val="left" w:pos="42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default" w:ascii="Cambria" w:hAnsi="Cambria" w:eastAsia="楷体_GB2312" w:cs="Cambr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Cambria" w:hAnsi="Cambria" w:eastAsia="楷体_GB2312" w:cs="Cambria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217" w:type="dxa"/>
            <w:tcBorders>
              <w:top w:val="single" w:color="auto" w:sz="4" w:space="0"/>
            </w:tcBorders>
            <w:vAlign w:val="center"/>
          </w:tcPr>
          <w:p>
            <w:pPr>
              <w:pStyle w:val="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tabs>
                <w:tab w:val="left" w:pos="42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80" w:lineRule="exact"/>
              <w:ind w:left="0" w:leftChars="0" w:firstLine="0" w:firstLineChars="0"/>
              <w:jc w:val="center"/>
              <w:textAlignment w:val="auto"/>
              <w:outlineLvl w:val="9"/>
              <w:rPr>
                <w:rFonts w:hint="default" w:eastAsia="楷体_GB2312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eastAsia="楷体_GB2312"/>
                <w:sz w:val="24"/>
                <w:szCs w:val="24"/>
                <w:vertAlign w:val="baseline"/>
                <w:lang w:val="en-US" w:eastAsia="zh-CN"/>
              </w:rPr>
              <w:t>输出</w:t>
            </w:r>
          </w:p>
        </w:tc>
        <w:tc>
          <w:tcPr>
            <w:tcW w:w="1217" w:type="dxa"/>
            <w:tcBorders>
              <w:top w:val="single" w:color="auto" w:sz="4" w:space="0"/>
            </w:tcBorders>
            <w:vAlign w:val="center"/>
          </w:tcPr>
          <w:p>
            <w:pPr>
              <w:pStyle w:val="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tabs>
                <w:tab w:val="left" w:pos="42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80" w:lineRule="exact"/>
              <w:ind w:left="0" w:leftChars="0" w:firstLine="0" w:firstLineChars="0"/>
              <w:jc w:val="center"/>
              <w:textAlignment w:val="auto"/>
              <w:outlineLvl w:val="9"/>
              <w:rPr>
                <w:rFonts w:hint="eastAsia" w:eastAsia="楷体_GB2312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eastAsia="楷体_GB2312"/>
                <w:sz w:val="24"/>
                <w:szCs w:val="24"/>
                <w:vertAlign w:val="baseline"/>
                <w:lang w:val="en-US" w:eastAsia="zh-CN"/>
              </w:rPr>
              <w:t>out1</w:t>
            </w:r>
          </w:p>
        </w:tc>
        <w:tc>
          <w:tcPr>
            <w:tcW w:w="1217" w:type="dxa"/>
            <w:tcBorders>
              <w:top w:val="single" w:color="auto" w:sz="4" w:space="0"/>
            </w:tcBorders>
            <w:vAlign w:val="center"/>
          </w:tcPr>
          <w:p>
            <w:pPr>
              <w:pStyle w:val="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tabs>
                <w:tab w:val="left" w:pos="42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80" w:lineRule="exact"/>
              <w:ind w:left="0" w:leftChars="0" w:firstLine="0" w:firstLineChars="0"/>
              <w:jc w:val="center"/>
              <w:textAlignment w:val="auto"/>
              <w:outlineLvl w:val="9"/>
              <w:rPr>
                <w:rFonts w:hint="eastAsia" w:eastAsia="楷体_GB2312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eastAsia="楷体_GB2312"/>
                <w:sz w:val="24"/>
                <w:szCs w:val="24"/>
                <w:vertAlign w:val="baseline"/>
                <w:lang w:val="en-US" w:eastAsia="zh-CN"/>
              </w:rPr>
              <w:t>out2</w:t>
            </w:r>
          </w:p>
        </w:tc>
        <w:tc>
          <w:tcPr>
            <w:tcW w:w="1217" w:type="dxa"/>
            <w:tcBorders>
              <w:top w:val="single" w:color="auto" w:sz="4" w:space="0"/>
            </w:tcBorders>
            <w:vAlign w:val="center"/>
          </w:tcPr>
          <w:p>
            <w:pPr>
              <w:pStyle w:val="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tabs>
                <w:tab w:val="left" w:pos="42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80" w:lineRule="exact"/>
              <w:ind w:left="0" w:leftChars="0" w:firstLine="0" w:firstLineChars="0"/>
              <w:jc w:val="center"/>
              <w:textAlignment w:val="auto"/>
              <w:outlineLvl w:val="9"/>
              <w:rPr>
                <w:rFonts w:hint="eastAsia" w:eastAsia="楷体_GB2312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eastAsia="楷体_GB2312"/>
                <w:sz w:val="24"/>
                <w:szCs w:val="24"/>
                <w:vertAlign w:val="baseline"/>
                <w:lang w:val="en-US" w:eastAsia="zh-CN"/>
              </w:rPr>
              <w:t>out4</w:t>
            </w:r>
          </w:p>
        </w:tc>
        <w:tc>
          <w:tcPr>
            <w:tcW w:w="1218" w:type="dxa"/>
            <w:gridSpan w:val="2"/>
            <w:tcBorders>
              <w:top w:val="single" w:color="auto" w:sz="4" w:space="0"/>
            </w:tcBorders>
            <w:vAlign w:val="center"/>
          </w:tcPr>
          <w:p>
            <w:pPr>
              <w:pStyle w:val="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tabs>
                <w:tab w:val="left" w:pos="42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80" w:lineRule="exact"/>
              <w:ind w:left="0" w:leftChars="0" w:firstLine="0" w:firstLineChars="0"/>
              <w:jc w:val="center"/>
              <w:textAlignment w:val="auto"/>
              <w:outlineLvl w:val="9"/>
              <w:rPr>
                <w:rFonts w:hint="eastAsia" w:eastAsia="楷体_GB2312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eastAsia="楷体_GB2312"/>
                <w:sz w:val="24"/>
                <w:szCs w:val="24"/>
                <w:vertAlign w:val="baseline"/>
                <w:lang w:val="en-US" w:eastAsia="zh-CN"/>
              </w:rPr>
              <w:t>out5</w:t>
            </w:r>
          </w:p>
        </w:tc>
        <w:tc>
          <w:tcPr>
            <w:tcW w:w="1218" w:type="dxa"/>
            <w:tcBorders>
              <w:top w:val="single" w:color="auto" w:sz="4" w:space="0"/>
            </w:tcBorders>
            <w:vAlign w:val="center"/>
          </w:tcPr>
          <w:p>
            <w:pPr>
              <w:pStyle w:val="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tabs>
                <w:tab w:val="left" w:pos="42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80" w:lineRule="exact"/>
              <w:ind w:left="0" w:leftChars="0" w:firstLine="0" w:firstLineChars="0"/>
              <w:jc w:val="center"/>
              <w:textAlignment w:val="auto"/>
              <w:outlineLvl w:val="9"/>
              <w:rPr>
                <w:rFonts w:hint="eastAsia" w:eastAsia="楷体_GB2312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eastAsia="楷体_GB2312"/>
                <w:sz w:val="24"/>
                <w:szCs w:val="24"/>
                <w:vertAlign w:val="baseline"/>
                <w:lang w:val="en-US" w:eastAsia="zh-CN"/>
              </w:rPr>
              <w:t>out6</w:t>
            </w:r>
          </w:p>
        </w:tc>
        <w:tc>
          <w:tcPr>
            <w:tcW w:w="1006" w:type="dxa"/>
            <w:tcBorders>
              <w:top w:val="single" w:color="auto" w:sz="4" w:space="0"/>
            </w:tcBorders>
            <w:vAlign w:val="center"/>
          </w:tcPr>
          <w:p>
            <w:pPr>
              <w:pStyle w:val="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tabs>
                <w:tab w:val="left" w:pos="42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80" w:lineRule="exact"/>
              <w:ind w:left="0" w:leftChars="0" w:firstLine="0" w:firstLineChars="0"/>
              <w:jc w:val="center"/>
              <w:textAlignment w:val="auto"/>
              <w:outlineLvl w:val="9"/>
              <w:rPr>
                <w:rFonts w:hint="default" w:eastAsia="楷体_GB2312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eastAsia="楷体_GB2312"/>
                <w:sz w:val="24"/>
                <w:szCs w:val="24"/>
                <w:vertAlign w:val="baseline"/>
                <w:lang w:val="en-US" w:eastAsia="zh-CN"/>
              </w:rPr>
              <w:t>out7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217" w:type="dxa"/>
            <w:vAlign w:val="center"/>
          </w:tcPr>
          <w:p>
            <w:pPr>
              <w:pStyle w:val="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tabs>
                <w:tab w:val="left" w:pos="42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80" w:lineRule="exact"/>
              <w:ind w:left="0" w:leftChars="0" w:firstLine="0" w:firstLineChars="0"/>
              <w:jc w:val="center"/>
              <w:textAlignment w:val="auto"/>
              <w:outlineLvl w:val="9"/>
              <w:rPr>
                <w:rFonts w:hint="eastAsia" w:eastAsia="楷体_GB2312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eastAsia="楷体_GB2312"/>
                <w:sz w:val="24"/>
                <w:szCs w:val="24"/>
                <w:vertAlign w:val="baseline"/>
                <w:lang w:val="en-US" w:eastAsia="zh-CN"/>
              </w:rPr>
              <w:t>逻辑运算</w:t>
            </w:r>
          </w:p>
        </w:tc>
        <w:tc>
          <w:tcPr>
            <w:tcW w:w="1217" w:type="dxa"/>
            <w:vAlign w:val="center"/>
          </w:tcPr>
          <w:p>
            <w:pPr>
              <w:pStyle w:val="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tabs>
                <w:tab w:val="left" w:pos="42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80" w:lineRule="exact"/>
              <w:ind w:left="0" w:leftChars="0" w:firstLine="0" w:firstLineChars="0"/>
              <w:jc w:val="center"/>
              <w:textAlignment w:val="auto"/>
              <w:outlineLvl w:val="9"/>
              <w:rPr>
                <w:rFonts w:hint="eastAsia" w:eastAsia="楷体_GB2312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eastAsia="楷体_GB2312"/>
                <w:sz w:val="24"/>
                <w:szCs w:val="24"/>
                <w:vertAlign w:val="baseline"/>
                <w:lang w:val="en-US" w:eastAsia="zh-CN"/>
              </w:rPr>
              <w:t>And</w:t>
            </w:r>
          </w:p>
        </w:tc>
        <w:tc>
          <w:tcPr>
            <w:tcW w:w="1217" w:type="dxa"/>
            <w:vAlign w:val="center"/>
          </w:tcPr>
          <w:p>
            <w:pPr>
              <w:pStyle w:val="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tabs>
                <w:tab w:val="left" w:pos="42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80" w:lineRule="exact"/>
              <w:ind w:left="0" w:leftChars="0" w:firstLine="0" w:firstLineChars="0"/>
              <w:jc w:val="center"/>
              <w:textAlignment w:val="auto"/>
              <w:outlineLvl w:val="9"/>
              <w:rPr>
                <w:rFonts w:hint="eastAsia" w:eastAsia="楷体_GB2312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eastAsia="楷体_GB2312"/>
                <w:sz w:val="24"/>
                <w:szCs w:val="24"/>
                <w:vertAlign w:val="baseline"/>
                <w:lang w:val="en-US" w:eastAsia="zh-CN"/>
              </w:rPr>
              <w:t>Or</w:t>
            </w:r>
          </w:p>
        </w:tc>
        <w:tc>
          <w:tcPr>
            <w:tcW w:w="1217" w:type="dxa"/>
            <w:vAlign w:val="center"/>
          </w:tcPr>
          <w:p>
            <w:pPr>
              <w:pStyle w:val="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tabs>
                <w:tab w:val="left" w:pos="42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80" w:lineRule="exact"/>
              <w:ind w:left="0" w:leftChars="0" w:firstLine="0" w:firstLineChars="0"/>
              <w:jc w:val="center"/>
              <w:textAlignment w:val="auto"/>
              <w:outlineLvl w:val="9"/>
              <w:rPr>
                <w:rFonts w:hint="eastAsia" w:eastAsia="楷体_GB2312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eastAsia="楷体_GB2312"/>
                <w:sz w:val="24"/>
                <w:szCs w:val="24"/>
                <w:vertAlign w:val="baseline"/>
                <w:lang w:val="en-US" w:eastAsia="zh-CN"/>
              </w:rPr>
              <w:t>Xor</w:t>
            </w:r>
          </w:p>
        </w:tc>
        <w:tc>
          <w:tcPr>
            <w:tcW w:w="1218" w:type="dxa"/>
            <w:gridSpan w:val="2"/>
            <w:vAlign w:val="center"/>
          </w:tcPr>
          <w:p>
            <w:pPr>
              <w:pStyle w:val="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tabs>
                <w:tab w:val="left" w:pos="42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80" w:lineRule="exact"/>
              <w:ind w:left="0" w:leftChars="0" w:firstLine="0" w:firstLineChars="0"/>
              <w:jc w:val="center"/>
              <w:textAlignment w:val="auto"/>
              <w:outlineLvl w:val="9"/>
              <w:rPr>
                <w:rFonts w:hint="eastAsia" w:eastAsia="楷体_GB2312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eastAsia="楷体_GB2312"/>
                <w:sz w:val="24"/>
                <w:szCs w:val="24"/>
                <w:vertAlign w:val="baseline"/>
                <w:lang w:val="en-US" w:eastAsia="zh-CN"/>
              </w:rPr>
              <w:t>Nand</w:t>
            </w:r>
          </w:p>
        </w:tc>
        <w:tc>
          <w:tcPr>
            <w:tcW w:w="1218" w:type="dxa"/>
            <w:vAlign w:val="center"/>
          </w:tcPr>
          <w:p>
            <w:pPr>
              <w:pStyle w:val="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tabs>
                <w:tab w:val="left" w:pos="42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80" w:lineRule="exact"/>
              <w:ind w:left="0" w:leftChars="0" w:firstLine="0" w:firstLineChars="0"/>
              <w:jc w:val="center"/>
              <w:textAlignment w:val="auto"/>
              <w:outlineLvl w:val="9"/>
              <w:rPr>
                <w:rFonts w:hint="eastAsia" w:eastAsia="楷体_GB2312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eastAsia="楷体_GB2312"/>
                <w:sz w:val="24"/>
                <w:szCs w:val="24"/>
                <w:vertAlign w:val="baseline"/>
                <w:lang w:val="en-US" w:eastAsia="zh-CN"/>
              </w:rPr>
              <w:t>Nor</w:t>
            </w:r>
          </w:p>
        </w:tc>
        <w:tc>
          <w:tcPr>
            <w:tcW w:w="1006" w:type="dxa"/>
            <w:vAlign w:val="center"/>
          </w:tcPr>
          <w:p>
            <w:pPr>
              <w:pStyle w:val="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tabs>
                <w:tab w:val="left" w:pos="42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80" w:lineRule="exact"/>
              <w:ind w:left="0" w:leftChars="0" w:firstLine="0" w:firstLineChars="0"/>
              <w:jc w:val="center"/>
              <w:textAlignment w:val="auto"/>
              <w:outlineLvl w:val="9"/>
              <w:rPr>
                <w:rFonts w:hint="eastAsia" w:eastAsia="楷体_GB2312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eastAsia="楷体_GB2312"/>
                <w:sz w:val="24"/>
                <w:szCs w:val="24"/>
                <w:vertAlign w:val="baseline"/>
                <w:lang w:val="en-US" w:eastAsia="zh-CN"/>
              </w:rPr>
              <w:t>xnor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217" w:type="dxa"/>
            <w:vAlign w:val="center"/>
          </w:tcPr>
          <w:p>
            <w:pPr>
              <w:pStyle w:val="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tabs>
                <w:tab w:val="left" w:pos="42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80" w:lineRule="exact"/>
              <w:ind w:left="0" w:leftChars="0" w:firstLine="0" w:firstLineChars="0"/>
              <w:jc w:val="center"/>
              <w:textAlignment w:val="auto"/>
              <w:outlineLvl w:val="9"/>
              <w:rPr>
                <w:rFonts w:hint="default" w:eastAsia="楷体_GB2312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eastAsia="楷体_GB2312"/>
                <w:sz w:val="24"/>
                <w:szCs w:val="24"/>
                <w:vertAlign w:val="baseline"/>
                <w:lang w:val="en-US" w:eastAsia="zh-CN"/>
              </w:rPr>
              <w:t>输出的值</w:t>
            </w:r>
          </w:p>
        </w:tc>
        <w:tc>
          <w:tcPr>
            <w:tcW w:w="1217" w:type="dxa"/>
            <w:vAlign w:val="center"/>
          </w:tcPr>
          <w:p>
            <w:pPr>
              <w:pStyle w:val="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tabs>
                <w:tab w:val="left" w:pos="42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80" w:lineRule="exact"/>
              <w:ind w:left="0" w:leftChars="0" w:firstLine="0" w:firstLineChars="0"/>
              <w:jc w:val="center"/>
              <w:textAlignment w:val="auto"/>
              <w:outlineLvl w:val="9"/>
              <w:rPr>
                <w:rFonts w:hint="eastAsia" w:eastAsia="楷体_GB2312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eastAsia="楷体_GB2312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  <w:tc>
          <w:tcPr>
            <w:tcW w:w="1217" w:type="dxa"/>
            <w:vAlign w:val="center"/>
          </w:tcPr>
          <w:p>
            <w:pPr>
              <w:pStyle w:val="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tabs>
                <w:tab w:val="left" w:pos="42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80" w:lineRule="exact"/>
              <w:ind w:left="0" w:leftChars="0" w:firstLine="0" w:firstLineChars="0"/>
              <w:jc w:val="center"/>
              <w:textAlignment w:val="auto"/>
              <w:outlineLvl w:val="9"/>
              <w:rPr>
                <w:rFonts w:hint="eastAsia" w:eastAsia="楷体_GB2312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eastAsia="楷体_GB2312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1217" w:type="dxa"/>
            <w:vAlign w:val="center"/>
          </w:tcPr>
          <w:p>
            <w:pPr>
              <w:pStyle w:val="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tabs>
                <w:tab w:val="left" w:pos="42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80" w:lineRule="exact"/>
              <w:ind w:left="0" w:leftChars="0" w:firstLine="0" w:firstLineChars="0"/>
              <w:jc w:val="center"/>
              <w:textAlignment w:val="auto"/>
              <w:outlineLvl w:val="9"/>
              <w:rPr>
                <w:rFonts w:hint="eastAsia" w:eastAsia="楷体_GB2312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eastAsia="楷体_GB2312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1218" w:type="dxa"/>
            <w:gridSpan w:val="2"/>
            <w:vAlign w:val="center"/>
          </w:tcPr>
          <w:p>
            <w:pPr>
              <w:pStyle w:val="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tabs>
                <w:tab w:val="left" w:pos="42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80" w:lineRule="exact"/>
              <w:ind w:left="0" w:leftChars="0" w:firstLine="0" w:firstLineChars="0"/>
              <w:jc w:val="center"/>
              <w:textAlignment w:val="auto"/>
              <w:outlineLvl w:val="9"/>
              <w:rPr>
                <w:rFonts w:hint="eastAsia" w:eastAsia="楷体_GB2312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eastAsia="楷体_GB2312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1218" w:type="dxa"/>
            <w:vAlign w:val="center"/>
          </w:tcPr>
          <w:p>
            <w:pPr>
              <w:pStyle w:val="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tabs>
                <w:tab w:val="left" w:pos="42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80" w:lineRule="exact"/>
              <w:ind w:left="0" w:leftChars="0" w:firstLine="0" w:firstLineChars="0"/>
              <w:jc w:val="center"/>
              <w:textAlignment w:val="auto"/>
              <w:outlineLvl w:val="9"/>
              <w:rPr>
                <w:rFonts w:hint="eastAsia" w:eastAsia="楷体_GB2312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eastAsia="楷体_GB2312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  <w:tc>
          <w:tcPr>
            <w:tcW w:w="1006" w:type="dxa"/>
            <w:vAlign w:val="center"/>
          </w:tcPr>
          <w:p>
            <w:pPr>
              <w:pStyle w:val="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tabs>
                <w:tab w:val="left" w:pos="42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80" w:lineRule="exact"/>
              <w:ind w:left="0" w:leftChars="0" w:firstLine="0" w:firstLineChars="0"/>
              <w:jc w:val="center"/>
              <w:textAlignment w:val="auto"/>
              <w:outlineLvl w:val="9"/>
              <w:rPr>
                <w:rFonts w:hint="eastAsia" w:eastAsia="楷体_GB2312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eastAsia="楷体_GB2312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</w:tr>
    </w:tbl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  <w:r>
        <w:rPr>
          <w:rFonts w:hint="eastAsia" w:eastAsia="楷体_GB2312"/>
          <w:sz w:val="28"/>
          <w:szCs w:val="28"/>
          <w:lang w:val="en-US" w:eastAsia="zh-CN"/>
        </w:rPr>
        <w:drawing>
          <wp:anchor distT="0" distB="0" distL="114300" distR="114300" simplePos="0" relativeHeight="251790336" behindDoc="0" locked="0" layoutInCell="1" allowOverlap="1">
            <wp:simplePos x="0" y="0"/>
            <wp:positionH relativeFrom="column">
              <wp:posOffset>592455</wp:posOffset>
            </wp:positionH>
            <wp:positionV relativeFrom="paragraph">
              <wp:posOffset>274955</wp:posOffset>
            </wp:positionV>
            <wp:extent cx="3549015" cy="2353945"/>
            <wp:effectExtent l="0" t="0" r="13335" b="8255"/>
            <wp:wrapNone/>
            <wp:docPr id="10" name="图片 10" descr="cfa987e56f660e1b2dd521ac0169ce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cfa987e56f660e1b2dd521ac0169cea"/>
                    <pic:cNvPicPr>
                      <a:picLocks noChangeAspect="1"/>
                    </pic:cNvPicPr>
                  </pic:nvPicPr>
                  <pic:blipFill>
                    <a:blip r:embed="rId9"/>
                    <a:srcRect t="4340" b="7234"/>
                    <a:stretch>
                      <a:fillRect/>
                    </a:stretch>
                  </pic:blipFill>
                  <pic:spPr>
                    <a:xfrm>
                      <a:off x="0" y="0"/>
                      <a:ext cx="3549015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default" w:eastAsia="楷体_GB2312"/>
          <w:sz w:val="28"/>
          <w:szCs w:val="28"/>
          <w:lang w:val="en-US" w:eastAsia="zh-CN"/>
        </w:rPr>
      </w:pPr>
      <w:r>
        <w:rPr>
          <w:rFonts w:hint="eastAsia" w:eastAsia="楷体_GB2312"/>
          <w:sz w:val="28"/>
          <w:szCs w:val="28"/>
          <w:lang w:val="en-US" w:eastAsia="zh-CN"/>
        </w:rPr>
        <w:t>九、实验体会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  <w:r>
        <w:rPr>
          <w:rFonts w:hint="eastAsia" w:eastAsia="楷体_GB2312"/>
          <w:sz w:val="28"/>
          <w:szCs w:val="28"/>
          <w:lang w:val="en-US" w:eastAsia="zh-CN"/>
        </w:rPr>
        <w:tab/>
      </w:r>
      <w:r>
        <w:rPr>
          <w:rFonts w:hint="eastAsia" w:eastAsia="楷体_GB2312"/>
          <w:sz w:val="28"/>
          <w:szCs w:val="28"/>
          <w:lang w:val="en-US" w:eastAsia="zh-CN"/>
        </w:rPr>
        <w:t>此次试验属于初步的实践，学习了门级建模，熟悉了vivado软件的使用及verilog编程的语法，有效地为数字逻辑试验和学习作准备。感悟：刚开始使用时，使用软件进行建模的流程相对繁琐，但熟悉之后会比较顺利，毕竟初期的实验难度不大。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jc w:val="center"/>
        <w:textAlignment w:val="auto"/>
        <w:outlineLvl w:val="9"/>
        <w:rPr>
          <w:rFonts w:eastAsia="楷体_GB2312"/>
          <w:b/>
          <w:sz w:val="44"/>
          <w:szCs w:val="44"/>
        </w:rPr>
      </w:pPr>
      <w:r>
        <w:rPr>
          <w:rFonts w:eastAsia="楷体_GB2312"/>
          <w:b/>
          <w:sz w:val="44"/>
          <w:szCs w:val="44"/>
        </w:rPr>
        <w:t>暨南大学本科实验报告专用纸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eastAsia="楷体_GB2312"/>
          <w:sz w:val="28"/>
          <w:szCs w:val="28"/>
        </w:rPr>
      </w:pPr>
      <w:r>
        <w:rPr>
          <w:rFonts w:eastAsia="楷体_GB2312"/>
          <w:sz w:val="28"/>
          <w:szCs w:val="28"/>
        </w:rPr>
        <w:t>课程名称</w:t>
      </w:r>
      <w:r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 xml:space="preserve">      数字逻辑</w:t>
      </w:r>
      <w:r>
        <w:rPr>
          <w:rFonts w:hint="eastAsia" w:eastAsia="楷体_GB2312"/>
          <w:sz w:val="28"/>
          <w:szCs w:val="28"/>
          <w:u w:val="single"/>
        </w:rPr>
        <w:t>实验</w:t>
      </w:r>
      <w:r>
        <w:rPr>
          <w:rFonts w:eastAsia="楷体_GB2312"/>
          <w:sz w:val="28"/>
          <w:szCs w:val="28"/>
          <w:u w:val="single"/>
        </w:rPr>
        <w:t xml:space="preserve">    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 xml:space="preserve">   </w:t>
      </w:r>
      <w:r>
        <w:rPr>
          <w:rFonts w:eastAsia="楷体_GB2312"/>
          <w:sz w:val="28"/>
          <w:szCs w:val="28"/>
          <w:u w:val="single"/>
        </w:rPr>
        <w:t xml:space="preserve">   </w:t>
      </w:r>
      <w:r>
        <w:rPr>
          <w:rFonts w:eastAsia="楷体_GB2312"/>
          <w:sz w:val="28"/>
          <w:szCs w:val="28"/>
        </w:rPr>
        <w:t>成绩评定</w:t>
      </w:r>
      <w:r>
        <w:rPr>
          <w:rFonts w:eastAsia="楷体_GB2312"/>
          <w:sz w:val="28"/>
          <w:szCs w:val="28"/>
          <w:u w:val="single"/>
        </w:rPr>
        <w:t xml:space="preserve">          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eastAsia="楷体_GB2312"/>
          <w:sz w:val="28"/>
          <w:szCs w:val="28"/>
        </w:rPr>
      </w:pPr>
      <w:r>
        <w:rPr>
          <w:rFonts w:eastAsia="楷体_GB2312"/>
          <w:sz w:val="28"/>
          <w:szCs w:val="28"/>
        </w:rPr>
        <w:t>实验项目名称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hint="eastAsia" w:eastAsia="楷体_GB2312"/>
          <w:sz w:val="24"/>
          <w:szCs w:val="24"/>
          <w:u w:val="single"/>
          <w:lang w:val="en-US" w:eastAsia="zh-CN"/>
        </w:rPr>
        <w:t>基本逻辑门电路之间的转换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</w:rPr>
        <w:t>指导教师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hint="eastAsia" w:eastAsia="楷体_GB2312"/>
          <w:sz w:val="28"/>
          <w:szCs w:val="28"/>
          <w:u w:val="single"/>
        </w:rPr>
        <w:t>王传胜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 xml:space="preserve"> 梁倬骞</w:t>
      </w:r>
      <w:r>
        <w:rPr>
          <w:rFonts w:eastAsia="楷体_GB2312"/>
          <w:sz w:val="28"/>
          <w:szCs w:val="28"/>
          <w:u w:val="single"/>
        </w:rPr>
        <w:t xml:space="preserve">  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eastAsia="楷体_GB2312"/>
          <w:sz w:val="28"/>
          <w:szCs w:val="28"/>
          <w:u w:val="single"/>
        </w:rPr>
      </w:pPr>
      <w:r>
        <w:rPr>
          <w:rFonts w:eastAsia="楷体_GB2312"/>
          <w:sz w:val="28"/>
          <w:szCs w:val="28"/>
        </w:rPr>
        <w:t>实验项目编号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hint="eastAsia" w:eastAsia="楷体_GB2312"/>
          <w:sz w:val="28"/>
          <w:szCs w:val="28"/>
          <w:u w:val="single"/>
        </w:rPr>
        <w:t>080600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>3802</w:t>
      </w:r>
      <w:r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eastAsia="楷体_GB2312"/>
          <w:sz w:val="28"/>
          <w:szCs w:val="28"/>
        </w:rPr>
        <w:t>实验项目类型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>验证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</w:rPr>
        <w:t>实验地点</w:t>
      </w:r>
      <w:r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hint="eastAsia" w:eastAsia="楷体_GB2312"/>
          <w:sz w:val="28"/>
          <w:szCs w:val="28"/>
          <w:u w:val="single"/>
        </w:rPr>
        <w:t>N1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>2</w:t>
      </w:r>
      <w:r>
        <w:rPr>
          <w:rFonts w:hint="eastAsia" w:eastAsia="楷体_GB2312"/>
          <w:sz w:val="28"/>
          <w:szCs w:val="28"/>
          <w:u w:val="single"/>
        </w:rPr>
        <w:t>6</w:t>
      </w:r>
      <w:r>
        <w:rPr>
          <w:rFonts w:eastAsia="楷体_GB2312"/>
          <w:sz w:val="28"/>
          <w:szCs w:val="28"/>
          <w:u w:val="single"/>
        </w:rPr>
        <w:t xml:space="preserve"> 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eastAsia="楷体_GB2312"/>
          <w:sz w:val="28"/>
          <w:szCs w:val="28"/>
          <w:u w:val="single"/>
        </w:rPr>
      </w:pPr>
      <w:r>
        <w:rPr>
          <w:rFonts w:eastAsia="楷体_GB2312"/>
          <w:sz w:val="28"/>
          <w:szCs w:val="28"/>
        </w:rPr>
        <w:t>学生姓名</w:t>
      </w:r>
      <w:r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>邝庆璇</w:t>
      </w:r>
      <w:r>
        <w:rPr>
          <w:rFonts w:eastAsia="楷体_GB2312"/>
          <w:sz w:val="28"/>
          <w:szCs w:val="28"/>
          <w:u w:val="single"/>
        </w:rPr>
        <w:t xml:space="preserve">   </w:t>
      </w:r>
      <w:r>
        <w:rPr>
          <w:rFonts w:eastAsia="楷体_GB2312"/>
          <w:sz w:val="28"/>
          <w:szCs w:val="28"/>
        </w:rPr>
        <w:t>学号</w:t>
      </w:r>
      <w:r>
        <w:rPr>
          <w:rFonts w:eastAsia="楷体_GB2312"/>
          <w:sz w:val="28"/>
          <w:szCs w:val="28"/>
          <w:u w:val="single"/>
        </w:rPr>
        <w:t xml:space="preserve">     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>2016051598</w:t>
      </w:r>
      <w:r>
        <w:rPr>
          <w:rFonts w:eastAsia="楷体_GB2312"/>
          <w:sz w:val="28"/>
          <w:szCs w:val="28"/>
          <w:u w:val="single"/>
        </w:rPr>
        <w:t xml:space="preserve">                            </w:t>
      </w:r>
    </w:p>
    <w:p>
      <w:pPr>
        <w:keepNext w:val="0"/>
        <w:keepLines w:val="0"/>
        <w:pageBreakBefore w:val="0"/>
        <w:widowControl w:val="0"/>
        <w:numPr>
          <w:ins w:id="1" w:author="MC SYSTEM" w:date="2019-10-22T19:47:33Z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eastAsia="楷体_GB2312"/>
          <w:sz w:val="28"/>
          <w:szCs w:val="28"/>
          <w:u w:val="single"/>
        </w:rPr>
      </w:pPr>
      <w:r>
        <w:rPr>
          <w:rFonts w:eastAsia="楷体_GB2312"/>
          <w:sz w:val="28"/>
          <w:szCs w:val="28"/>
        </w:rPr>
        <w:t>学院</w:t>
      </w:r>
      <w:r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hint="eastAsia" w:eastAsia="楷体_GB2312"/>
          <w:sz w:val="28"/>
          <w:szCs w:val="28"/>
          <w:u w:val="single"/>
        </w:rPr>
        <w:t>信息科学技术</w:t>
      </w:r>
      <w:r>
        <w:rPr>
          <w:rFonts w:eastAsia="楷体_GB2312"/>
          <w:sz w:val="28"/>
          <w:szCs w:val="28"/>
          <w:u w:val="single"/>
        </w:rPr>
        <w:t xml:space="preserve">    </w:t>
      </w:r>
      <w:r>
        <w:rPr>
          <w:rFonts w:eastAsia="楷体_GB2312"/>
          <w:sz w:val="28"/>
          <w:szCs w:val="28"/>
        </w:rPr>
        <w:t>系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hint="eastAsia" w:eastAsia="楷体_GB2312"/>
          <w:sz w:val="28"/>
          <w:szCs w:val="28"/>
          <w:u w:val="single"/>
        </w:rPr>
        <w:t>计算机科学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</w:rPr>
        <w:t>专业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 xml:space="preserve">计算机科学与技术 </w:t>
      </w:r>
      <w:r>
        <w:rPr>
          <w:rFonts w:eastAsia="楷体_GB2312"/>
          <w:sz w:val="28"/>
          <w:szCs w:val="28"/>
          <w:u w:val="single"/>
        </w:rPr>
        <w:t xml:space="preserve">     </w:t>
      </w:r>
      <w:r>
        <w:rPr>
          <w:rFonts w:eastAsia="楷体_GB2312"/>
          <w:sz w:val="28"/>
          <w:szCs w:val="28"/>
        </w:rPr>
        <w:t xml:space="preserve">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eastAsia="楷体_GB2312"/>
          <w:sz w:val="28"/>
          <w:szCs w:val="28"/>
        </w:rPr>
      </w:pPr>
      <w:r>
        <w:rPr>
          <w:rFonts w:eastAsia="楷体_GB2312"/>
          <w:sz w:val="28"/>
          <w:szCs w:val="28"/>
        </w:rPr>
        <w:t>实验时间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>2019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</w:rPr>
        <w:t>年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>10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</w:rPr>
        <w:t>月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>14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</w:rPr>
        <w:t xml:space="preserve">日 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>上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</w:rPr>
        <w:t>午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ind w:leftChars="-278" w:firstLine="560" w:firstLineChars="200"/>
        <w:textAlignment w:val="auto"/>
        <w:outlineLvl w:val="9"/>
        <w:rPr>
          <w:rFonts w:eastAsia="楷体_GB2312"/>
          <w:sz w:val="28"/>
          <w:szCs w:val="28"/>
        </w:rPr>
      </w:pPr>
      <w:r>
        <w:rPr>
          <w:rFonts w:hint="eastAsia" w:eastAsia="楷体_GB2312"/>
          <w:sz w:val="28"/>
          <w:szCs w:val="28"/>
          <w:lang w:val="en-US" w:eastAsia="zh-CN"/>
        </w:rPr>
        <w:t>一、</w:t>
      </w:r>
      <w:r>
        <w:rPr>
          <w:rFonts w:eastAsia="楷体_GB2312"/>
          <w:sz w:val="28"/>
          <w:szCs w:val="28"/>
        </w:rPr>
        <w:t>实验目的</w:t>
      </w:r>
    </w:p>
    <w:p>
      <w:pPr>
        <w:pStyle w:val="7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ind w:left="778" w:leftChars="0" w:hanging="778" w:hangingChars="278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  <w:r>
        <w:rPr>
          <w:rFonts w:hint="eastAsia" w:eastAsia="楷体_GB2312"/>
          <w:sz w:val="28"/>
          <w:szCs w:val="28"/>
          <w:lang w:val="en-US" w:eastAsia="zh-CN"/>
        </w:rPr>
        <w:t>掌握用Verilog HDL 进行门级建模；</w:t>
      </w:r>
    </w:p>
    <w:p>
      <w:pPr>
        <w:pStyle w:val="7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ind w:left="778" w:leftChars="0" w:hanging="778" w:hangingChars="278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  <w:r>
        <w:rPr>
          <w:rFonts w:hint="eastAsia" w:eastAsia="楷体_GB2312"/>
          <w:sz w:val="28"/>
          <w:szCs w:val="28"/>
          <w:lang w:val="en-US" w:eastAsia="zh-CN"/>
        </w:rPr>
        <w:t>熟悉用Verilog HDL写仿真程序；</w:t>
      </w:r>
    </w:p>
    <w:p>
      <w:pPr>
        <w:pStyle w:val="7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ind w:left="778" w:leftChars="0" w:hanging="778" w:hangingChars="278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  <w:r>
        <w:rPr>
          <w:rFonts w:hint="eastAsia" w:eastAsia="楷体_GB2312"/>
          <w:sz w:val="28"/>
          <w:szCs w:val="28"/>
          <w:lang w:val="en-US" w:eastAsia="zh-CN"/>
        </w:rPr>
        <w:t>熟悉使用Vivado软件；</w:t>
      </w:r>
    </w:p>
    <w:p>
      <w:pPr>
        <w:pStyle w:val="7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ind w:left="778" w:leftChars="0" w:hanging="778" w:hangingChars="278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  <w:r>
        <w:rPr>
          <w:rFonts w:hint="eastAsia" w:eastAsia="楷体_GB2312"/>
          <w:sz w:val="28"/>
          <w:szCs w:val="28"/>
          <w:lang w:val="en-US" w:eastAsia="zh-CN"/>
        </w:rPr>
        <w:t>学会验证基本逻辑门电路之间的转换方法；</w:t>
      </w:r>
    </w:p>
    <w:p>
      <w:pPr>
        <w:pStyle w:val="7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ind w:left="778" w:leftChars="0" w:hanging="778" w:hangingChars="278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  <w:r>
        <w:rPr>
          <w:rFonts w:hint="eastAsia" w:eastAsia="楷体_GB2312"/>
          <w:sz w:val="28"/>
          <w:szCs w:val="28"/>
          <w:lang w:val="en-US" w:eastAsia="zh-CN"/>
        </w:rPr>
        <w:t>熟悉使用EGO-1实验板。</w:t>
      </w:r>
    </w:p>
    <w:p>
      <w:pPr>
        <w:pStyle w:val="7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ind w:left="778" w:leftChars="0" w:hanging="778" w:hangingChars="278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ind w:leftChars="-278" w:firstLine="560" w:firstLineChars="200"/>
        <w:textAlignment w:val="auto"/>
        <w:outlineLvl w:val="9"/>
        <w:rPr>
          <w:rFonts w:eastAsia="楷体_GB2312"/>
          <w:sz w:val="28"/>
          <w:szCs w:val="28"/>
        </w:rPr>
      </w:pPr>
      <w:r>
        <w:rPr>
          <w:rFonts w:hint="eastAsia" w:eastAsia="楷体_GB2312"/>
          <w:sz w:val="28"/>
          <w:szCs w:val="28"/>
          <w:lang w:val="en-US" w:eastAsia="zh-CN"/>
        </w:rPr>
        <w:t>二、</w:t>
      </w:r>
      <w:r>
        <w:rPr>
          <w:rFonts w:eastAsia="楷体_GB2312"/>
          <w:sz w:val="28"/>
          <w:szCs w:val="28"/>
        </w:rPr>
        <w:t>实验内容</w:t>
      </w:r>
    </w:p>
    <w:p>
      <w:pPr>
        <w:pStyle w:val="7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ind w:left="16" w:leftChars="0" w:firstLine="420" w:firstLineChars="0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  <w:r>
        <w:rPr>
          <w:rFonts w:hint="eastAsia" w:eastAsia="楷体_GB2312"/>
          <w:sz w:val="28"/>
          <w:szCs w:val="28"/>
          <w:lang w:val="en-US" w:eastAsia="zh-CN"/>
        </w:rPr>
        <w:t>用与非门（NAND）来实现异或（XOR）运算</w:t>
      </w:r>
    </w:p>
    <w:p>
      <w:pPr>
        <w:pStyle w:val="7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ind w:left="420" w:firstLine="0" w:firstLineChars="0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  <w:r>
        <w:rPr>
          <w:rFonts w:hint="eastAsia" w:eastAsia="楷体_GB2312"/>
          <w:sz w:val="28"/>
          <w:szCs w:val="28"/>
          <w:lang w:val="en-US" w:eastAsia="zh-CN"/>
        </w:rPr>
        <w:t>三、</w:t>
      </w:r>
      <w:r>
        <w:rPr>
          <w:rFonts w:hint="eastAsia" w:eastAsia="楷体_GB2312"/>
          <w:sz w:val="28"/>
          <w:szCs w:val="28"/>
        </w:rPr>
        <w:t>实验</w:t>
      </w:r>
      <w:r>
        <w:rPr>
          <w:rFonts w:hint="eastAsia" w:eastAsia="楷体_GB2312"/>
          <w:sz w:val="28"/>
          <w:szCs w:val="28"/>
          <w:lang w:val="en-US" w:eastAsia="zh-CN"/>
        </w:rPr>
        <w:t>程序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eastAsia" w:eastAsia="楷体_GB2312"/>
          <w:sz w:val="28"/>
          <w:szCs w:val="28"/>
          <w:lang w:val="en-US" w:eastAsia="zh-CN"/>
        </w:rPr>
        <w:t xml:space="preserve">exp1.v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>`timescale 1ns / 1ps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>//////////////////////////////////////////////////////////////////////////////////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Company: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Engineer: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>// Create Date: 2019/10/14 12:11:56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Design Name: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>// Module Name: exp_1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Project Name: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Target Devices: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Tool Versions: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Description: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Dependencies: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>// Revision: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>// Revision 0.01 - File Created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>// Additional Comments: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>//////////////////////////////////////////////////////////////////////////////////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>module exp_1(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input in1,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input in2,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output out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);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nand (temp1, in1, in2);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nand (temp2, in1, temp1);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nand (temp3, in2, temp1);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nand (out, temp2, temp3);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>endmodule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default" w:eastAsia="楷体_GB2312"/>
          <w:sz w:val="28"/>
          <w:szCs w:val="28"/>
          <w:lang w:val="en-US" w:eastAsia="zh-CN"/>
        </w:rPr>
      </w:pPr>
      <w:r>
        <w:rPr>
          <w:rFonts w:hint="eastAsia" w:eastAsia="楷体_GB2312"/>
          <w:sz w:val="28"/>
          <w:szCs w:val="28"/>
          <w:lang w:val="en-US" w:eastAsia="zh-CN"/>
        </w:rPr>
        <w:t>四、仿真程序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default" w:eastAsia="楷体_GB2312"/>
          <w:sz w:val="28"/>
          <w:szCs w:val="28"/>
          <w:lang w:val="en-US" w:eastAsia="zh-CN"/>
        </w:rPr>
      </w:pPr>
      <w:r>
        <w:rPr>
          <w:rFonts w:hint="eastAsia" w:eastAsia="楷体_GB2312"/>
          <w:sz w:val="28"/>
          <w:szCs w:val="28"/>
          <w:lang w:val="en-US" w:eastAsia="zh-CN"/>
        </w:rPr>
        <w:t>sim_1.v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>`timescale 1ns / 1ps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>//////////////////////////////////////////////////////////////////////////////////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Company: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Engineer: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>// Create Date: 2019/10/14 12:22:02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Design Name: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>// Module Name: sim_1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Project Name: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Target Devices: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Tool Versions: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Description: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Dependencies: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>// Revision: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>// Revision 0.01 - File Created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>// Additional Comments: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>//////////////////////////////////////////////////////////////////////////////////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>module sim_1(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output out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);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reg[1:0] in;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initial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begin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    in = 3'b00;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end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always #10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begin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    in = in + 1;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end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exp_1 exp_1(in[1], in[0], out);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>Endmodule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eastAsia" w:ascii="Calibri" w:hAnsi="Calibri" w:eastAsia="楷体_GB2312" w:cs="Calibri"/>
          <w:sz w:val="24"/>
          <w:szCs w:val="24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  <w:r>
        <w:rPr>
          <w:rFonts w:hint="eastAsia" w:eastAsia="楷体_GB2312"/>
          <w:sz w:val="28"/>
          <w:szCs w:val="28"/>
          <w:lang w:val="en-US" w:eastAsia="zh-CN"/>
        </w:rPr>
        <w:t>五、仿真结果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  <w:r>
        <w:drawing>
          <wp:anchor distT="0" distB="0" distL="114300" distR="114300" simplePos="0" relativeHeight="251723776" behindDoc="0" locked="0" layoutInCell="1" allowOverlap="1">
            <wp:simplePos x="0" y="0"/>
            <wp:positionH relativeFrom="column">
              <wp:posOffset>-210185</wp:posOffset>
            </wp:positionH>
            <wp:positionV relativeFrom="paragraph">
              <wp:posOffset>165735</wp:posOffset>
            </wp:positionV>
            <wp:extent cx="6073775" cy="2447925"/>
            <wp:effectExtent l="0" t="0" r="3175" b="9525"/>
            <wp:wrapNone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73775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  <w:r>
        <w:rPr>
          <w:rFonts w:hint="eastAsia" w:eastAsia="楷体_GB2312"/>
          <w:sz w:val="28"/>
          <w:szCs w:val="28"/>
          <w:lang w:val="en-US" w:eastAsia="zh-CN"/>
        </w:rPr>
        <w:t>六、系统网表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  <w:r>
        <w:rPr>
          <w:rFonts w:hint="eastAsia" w:eastAsia="楷体_GB2312"/>
          <w:sz w:val="28"/>
          <w:szCs w:val="28"/>
          <w:lang w:val="en-US" w:eastAsia="zh-CN"/>
        </w:rPr>
        <w:t>RTL Analysis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default" w:eastAsia="楷体_GB2312"/>
          <w:sz w:val="28"/>
          <w:szCs w:val="28"/>
          <w:lang w:val="en-US" w:eastAsia="zh-CN"/>
        </w:rPr>
      </w:pPr>
      <w:r>
        <w:drawing>
          <wp:anchor distT="0" distB="0" distL="114300" distR="114300" simplePos="0" relativeHeight="260653056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24765</wp:posOffset>
            </wp:positionV>
            <wp:extent cx="5012055" cy="1233805"/>
            <wp:effectExtent l="0" t="0" r="17145" b="4445"/>
            <wp:wrapNone/>
            <wp:docPr id="3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rcRect t="9121"/>
                    <a:stretch>
                      <a:fillRect/>
                    </a:stretch>
                  </pic:blipFill>
                  <pic:spPr>
                    <a:xfrm>
                      <a:off x="0" y="0"/>
                      <a:ext cx="5012055" cy="123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default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default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  <w:tab w:val="left" w:pos="189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default" w:eastAsia="楷体_GB2312"/>
          <w:sz w:val="28"/>
          <w:szCs w:val="28"/>
          <w:lang w:val="en-US" w:eastAsia="zh-CN"/>
        </w:rPr>
      </w:pPr>
      <w:r>
        <w:rPr>
          <w:rFonts w:hint="eastAsia" w:eastAsia="楷体_GB2312"/>
          <w:sz w:val="28"/>
          <w:szCs w:val="28"/>
          <w:lang w:val="en-US" w:eastAsia="zh-CN"/>
        </w:rPr>
        <w:t>Synthesis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  <w:tab w:val="left" w:pos="189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  <w:r>
        <w:drawing>
          <wp:anchor distT="0" distB="0" distL="114300" distR="114300" simplePos="0" relativeHeight="251724800" behindDoc="0" locked="0" layoutInCell="1" allowOverlap="1">
            <wp:simplePos x="0" y="0"/>
            <wp:positionH relativeFrom="column">
              <wp:posOffset>-78105</wp:posOffset>
            </wp:positionH>
            <wp:positionV relativeFrom="paragraph">
              <wp:posOffset>127000</wp:posOffset>
            </wp:positionV>
            <wp:extent cx="6053455" cy="1282700"/>
            <wp:effectExtent l="0" t="0" r="4445" b="12700"/>
            <wp:wrapNone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rcRect l="2840" r="1505" b="3210"/>
                    <a:stretch>
                      <a:fillRect/>
                    </a:stretch>
                  </pic:blipFill>
                  <pic:spPr>
                    <a:xfrm>
                      <a:off x="0" y="0"/>
                      <a:ext cx="6053455" cy="128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  <w:tab w:val="left" w:pos="189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  <w:tab w:val="left" w:pos="189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  <w:tab w:val="left" w:pos="189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  <w:tab w:val="left" w:pos="189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  <w:tab w:val="left" w:pos="189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  <w:tab w:val="left" w:pos="189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  <w:r>
        <w:rPr>
          <w:rFonts w:hint="eastAsia" w:eastAsia="楷体_GB2312"/>
          <w:sz w:val="28"/>
          <w:szCs w:val="28"/>
          <w:lang w:val="en-US" w:eastAsia="zh-CN"/>
        </w:rPr>
        <w:t>七、系统约束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  <w:r>
        <w:drawing>
          <wp:anchor distT="0" distB="0" distL="114300" distR="114300" simplePos="0" relativeHeight="25179136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84455</wp:posOffset>
            </wp:positionV>
            <wp:extent cx="5271135" cy="1078865"/>
            <wp:effectExtent l="0" t="0" r="5715" b="6985"/>
            <wp:wrapNone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78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  <w:r>
        <w:rPr>
          <w:rFonts w:hint="eastAsia" w:eastAsia="楷体_GB2312"/>
          <w:sz w:val="28"/>
          <w:szCs w:val="28"/>
          <w:lang w:val="en-US" w:eastAsia="zh-CN"/>
        </w:rPr>
        <w:t>八、实验结果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default" w:eastAsia="楷体_GB2312"/>
          <w:sz w:val="28"/>
          <w:szCs w:val="28"/>
          <w:lang w:val="en-US" w:eastAsia="zh-CN"/>
        </w:rPr>
      </w:pPr>
      <w:r>
        <w:rPr>
          <w:rFonts w:hint="eastAsia" w:eastAsia="楷体_GB2312"/>
          <w:sz w:val="28"/>
          <w:szCs w:val="28"/>
          <w:lang w:val="en-US" w:eastAsia="zh-CN"/>
        </w:rPr>
        <w:t>示例：</w:t>
      </w:r>
    </w:p>
    <w:tbl>
      <w:tblPr>
        <w:tblStyle w:val="5"/>
        <w:tblW w:w="8310" w:type="dxa"/>
        <w:tblInd w:w="12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17"/>
        <w:gridCol w:w="3546"/>
        <w:gridCol w:w="35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217" w:type="dxa"/>
            <w:tcBorders>
              <w:top w:val="single" w:color="auto" w:sz="4" w:space="0"/>
              <w:left w:val="single" w:color="auto" w:sz="4" w:space="0"/>
            </w:tcBorders>
            <w:vAlign w:val="center"/>
          </w:tcPr>
          <w:p>
            <w:pPr>
              <w:pStyle w:val="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tabs>
                <w:tab w:val="left" w:pos="42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default" w:ascii="Cambria" w:hAnsi="Cambria" w:eastAsia="楷体_GB2312" w:cs="Cambr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Cambria" w:hAnsi="Cambria" w:eastAsia="楷体_GB2312" w:cs="Cambria"/>
                <w:sz w:val="24"/>
                <w:szCs w:val="24"/>
                <w:vertAlign w:val="baseline"/>
                <w:lang w:val="en-US" w:eastAsia="zh-CN"/>
              </w:rPr>
              <w:t>输入</w:t>
            </w:r>
          </w:p>
        </w:tc>
        <w:tc>
          <w:tcPr>
            <w:tcW w:w="3546" w:type="dxa"/>
            <w:tcBorders>
              <w:top w:val="single" w:color="auto" w:sz="4" w:space="0"/>
            </w:tcBorders>
            <w:vAlign w:val="center"/>
          </w:tcPr>
          <w:p>
            <w:pPr>
              <w:pStyle w:val="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tabs>
                <w:tab w:val="left" w:pos="42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default" w:ascii="Cambria" w:hAnsi="Cambria" w:eastAsia="楷体_GB2312" w:cs="Cambr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Cambria" w:hAnsi="Cambria" w:eastAsia="楷体_GB2312" w:cs="Cambria"/>
                <w:sz w:val="24"/>
                <w:szCs w:val="24"/>
                <w:vertAlign w:val="baseline"/>
                <w:lang w:val="en-US" w:eastAsia="zh-CN"/>
              </w:rPr>
              <w:t>In1</w:t>
            </w:r>
          </w:p>
        </w:tc>
        <w:tc>
          <w:tcPr>
            <w:tcW w:w="3547" w:type="dxa"/>
            <w:tcBorders>
              <w:top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tabs>
                <w:tab w:val="left" w:pos="42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default" w:ascii="Cambria" w:hAnsi="Cambria" w:eastAsia="楷体_GB2312" w:cs="Cambr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Cambria" w:hAnsi="Cambria" w:eastAsia="楷体_GB2312" w:cs="Cambria"/>
                <w:sz w:val="24"/>
                <w:szCs w:val="24"/>
                <w:vertAlign w:val="baseline"/>
                <w:lang w:val="en-US" w:eastAsia="zh-CN"/>
              </w:rPr>
              <w:t>In2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217" w:type="dxa"/>
            <w:tcBorders>
              <w:left w:val="single" w:color="auto" w:sz="4" w:space="0"/>
            </w:tcBorders>
            <w:vAlign w:val="center"/>
          </w:tcPr>
          <w:p>
            <w:pPr>
              <w:pStyle w:val="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tabs>
                <w:tab w:val="left" w:pos="42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default" w:ascii="Cambria" w:hAnsi="Cambria" w:eastAsia="楷体_GB2312" w:cs="Cambr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Cambria" w:hAnsi="Cambria" w:eastAsia="楷体_GB2312" w:cs="Cambria"/>
                <w:sz w:val="24"/>
                <w:szCs w:val="24"/>
                <w:vertAlign w:val="baseline"/>
                <w:lang w:val="en-US" w:eastAsia="zh-CN"/>
              </w:rPr>
              <w:t>输入端口</w:t>
            </w:r>
          </w:p>
        </w:tc>
        <w:tc>
          <w:tcPr>
            <w:tcW w:w="3546" w:type="dxa"/>
            <w:vAlign w:val="center"/>
          </w:tcPr>
          <w:p>
            <w:pPr>
              <w:pStyle w:val="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tabs>
                <w:tab w:val="left" w:pos="42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default" w:ascii="Cambria" w:hAnsi="Cambria" w:eastAsia="楷体_GB2312" w:cs="Cambr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Cambria" w:hAnsi="Cambria" w:eastAsia="楷体_GB2312" w:cs="Cambria"/>
                <w:sz w:val="24"/>
                <w:szCs w:val="24"/>
                <w:vertAlign w:val="baseline"/>
                <w:lang w:val="en-US" w:eastAsia="zh-CN"/>
              </w:rPr>
              <w:t>P5</w:t>
            </w:r>
          </w:p>
        </w:tc>
        <w:tc>
          <w:tcPr>
            <w:tcW w:w="3547" w:type="dxa"/>
            <w:tcBorders>
              <w:right w:val="single" w:color="auto" w:sz="4" w:space="0"/>
            </w:tcBorders>
            <w:vAlign w:val="center"/>
          </w:tcPr>
          <w:p>
            <w:pPr>
              <w:pStyle w:val="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tabs>
                <w:tab w:val="left" w:pos="42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default" w:ascii="Cambria" w:hAnsi="Cambria" w:eastAsia="楷体_GB2312" w:cs="Cambr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Cambria" w:hAnsi="Cambria" w:eastAsia="楷体_GB2312" w:cs="Cambria"/>
                <w:sz w:val="24"/>
                <w:szCs w:val="24"/>
                <w:vertAlign w:val="baseline"/>
                <w:lang w:val="en-US" w:eastAsia="zh-CN"/>
              </w:rPr>
              <w:t>P4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217" w:type="dxa"/>
            <w:tcBorders>
              <w:left w:val="single" w:color="auto" w:sz="4" w:space="0"/>
              <w:bottom w:val="single" w:color="auto" w:sz="4" w:space="0"/>
            </w:tcBorders>
            <w:vAlign w:val="center"/>
          </w:tcPr>
          <w:p>
            <w:pPr>
              <w:pStyle w:val="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tabs>
                <w:tab w:val="left" w:pos="42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default" w:ascii="Cambria" w:hAnsi="Cambria" w:eastAsia="楷体_GB2312" w:cs="Cambr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Cambria" w:hAnsi="Cambria" w:eastAsia="楷体_GB2312" w:cs="Cambria"/>
                <w:sz w:val="24"/>
                <w:szCs w:val="24"/>
                <w:vertAlign w:val="baseline"/>
                <w:lang w:val="en-US" w:eastAsia="zh-CN"/>
              </w:rPr>
              <w:t>输入</w:t>
            </w:r>
            <w:r>
              <w:rPr>
                <w:rFonts w:hint="eastAsia" w:ascii="Cambria" w:hAnsi="Cambria" w:eastAsia="楷体_GB2312" w:cs="Cambria"/>
                <w:sz w:val="24"/>
                <w:szCs w:val="24"/>
                <w:vertAlign w:val="baseline"/>
                <w:lang w:val="en-US" w:eastAsia="zh-CN"/>
              </w:rPr>
              <w:t>的值</w:t>
            </w:r>
          </w:p>
        </w:tc>
        <w:tc>
          <w:tcPr>
            <w:tcW w:w="3546" w:type="dxa"/>
            <w:tcBorders>
              <w:bottom w:val="single" w:color="auto" w:sz="4" w:space="0"/>
            </w:tcBorders>
            <w:vAlign w:val="center"/>
          </w:tcPr>
          <w:p>
            <w:pPr>
              <w:pStyle w:val="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tabs>
                <w:tab w:val="left" w:pos="42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default" w:ascii="Cambria" w:hAnsi="Cambria" w:eastAsia="楷体_GB2312" w:cs="Cambr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Cambria" w:hAnsi="Cambria" w:eastAsia="楷体_GB2312" w:cs="Cambria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  <w:tc>
          <w:tcPr>
            <w:tcW w:w="3547" w:type="dxa"/>
            <w:tcBorders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tabs>
                <w:tab w:val="left" w:pos="42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default" w:ascii="Cambria" w:hAnsi="Cambria" w:eastAsia="楷体_GB2312" w:cs="Cambr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Cambria" w:hAnsi="Cambria" w:eastAsia="楷体_GB2312" w:cs="Cambria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217" w:type="dxa"/>
            <w:tcBorders>
              <w:top w:val="single" w:color="auto" w:sz="4" w:space="0"/>
            </w:tcBorders>
            <w:vAlign w:val="center"/>
          </w:tcPr>
          <w:p>
            <w:pPr>
              <w:pStyle w:val="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tabs>
                <w:tab w:val="left" w:pos="42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80" w:lineRule="exact"/>
              <w:ind w:left="0" w:leftChars="0" w:firstLine="0" w:firstLineChars="0"/>
              <w:jc w:val="center"/>
              <w:textAlignment w:val="auto"/>
              <w:outlineLvl w:val="9"/>
              <w:rPr>
                <w:rFonts w:hint="default" w:eastAsia="楷体_GB2312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eastAsia="楷体_GB2312"/>
                <w:sz w:val="24"/>
                <w:szCs w:val="24"/>
                <w:vertAlign w:val="baseline"/>
                <w:lang w:val="en-US" w:eastAsia="zh-CN"/>
              </w:rPr>
              <w:t>输出</w:t>
            </w:r>
          </w:p>
        </w:tc>
        <w:tc>
          <w:tcPr>
            <w:tcW w:w="7093" w:type="dxa"/>
            <w:gridSpan w:val="2"/>
            <w:tcBorders>
              <w:top w:val="single" w:color="auto" w:sz="4" w:space="0"/>
            </w:tcBorders>
            <w:vAlign w:val="center"/>
          </w:tcPr>
          <w:p>
            <w:pPr>
              <w:pStyle w:val="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tabs>
                <w:tab w:val="left" w:pos="42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80" w:lineRule="exact"/>
              <w:ind w:left="0" w:leftChars="0" w:firstLine="0" w:firstLineChars="0"/>
              <w:jc w:val="center"/>
              <w:textAlignment w:val="auto"/>
              <w:outlineLvl w:val="9"/>
              <w:rPr>
                <w:rFonts w:hint="default" w:eastAsia="楷体_GB2312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eastAsia="楷体_GB2312"/>
                <w:sz w:val="24"/>
                <w:szCs w:val="24"/>
                <w:vertAlign w:val="baseline"/>
                <w:lang w:val="en-US" w:eastAsia="zh-CN"/>
              </w:rPr>
              <w:t>out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217" w:type="dxa"/>
            <w:vAlign w:val="center"/>
          </w:tcPr>
          <w:p>
            <w:pPr>
              <w:pStyle w:val="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tabs>
                <w:tab w:val="left" w:pos="42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80" w:lineRule="exact"/>
              <w:ind w:left="0" w:leftChars="0" w:firstLine="0" w:firstLineChars="0"/>
              <w:jc w:val="center"/>
              <w:textAlignment w:val="auto"/>
              <w:outlineLvl w:val="9"/>
              <w:rPr>
                <w:rFonts w:hint="eastAsia" w:eastAsia="楷体_GB2312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eastAsia="楷体_GB2312"/>
                <w:sz w:val="24"/>
                <w:szCs w:val="24"/>
                <w:vertAlign w:val="baseline"/>
                <w:lang w:val="en-US" w:eastAsia="zh-CN"/>
              </w:rPr>
              <w:t>输出端口</w:t>
            </w:r>
          </w:p>
        </w:tc>
        <w:tc>
          <w:tcPr>
            <w:tcW w:w="7093" w:type="dxa"/>
            <w:gridSpan w:val="2"/>
            <w:vAlign w:val="center"/>
          </w:tcPr>
          <w:p>
            <w:pPr>
              <w:pStyle w:val="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tabs>
                <w:tab w:val="left" w:pos="42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80" w:lineRule="exact"/>
              <w:ind w:left="0" w:leftChars="0" w:firstLine="0" w:firstLineChars="0"/>
              <w:jc w:val="center"/>
              <w:textAlignment w:val="auto"/>
              <w:outlineLvl w:val="9"/>
              <w:rPr>
                <w:rFonts w:hint="default" w:eastAsia="楷体_GB2312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eastAsia="楷体_GB2312"/>
                <w:sz w:val="24"/>
                <w:szCs w:val="24"/>
                <w:vertAlign w:val="baseline"/>
                <w:lang w:val="en-US" w:eastAsia="zh-CN"/>
              </w:rPr>
              <w:t>G4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0" w:hRule="atLeast"/>
        </w:trPr>
        <w:tc>
          <w:tcPr>
            <w:tcW w:w="1217" w:type="dxa"/>
            <w:vAlign w:val="center"/>
          </w:tcPr>
          <w:p>
            <w:pPr>
              <w:pStyle w:val="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tabs>
                <w:tab w:val="left" w:pos="42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80" w:lineRule="exact"/>
              <w:ind w:left="0" w:leftChars="0" w:firstLine="0" w:firstLineChars="0"/>
              <w:jc w:val="center"/>
              <w:textAlignment w:val="auto"/>
              <w:outlineLvl w:val="9"/>
              <w:rPr>
                <w:rFonts w:hint="default" w:eastAsia="楷体_GB2312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eastAsia="楷体_GB2312"/>
                <w:sz w:val="24"/>
                <w:szCs w:val="24"/>
                <w:vertAlign w:val="baseline"/>
                <w:lang w:val="en-US" w:eastAsia="zh-CN"/>
              </w:rPr>
              <w:t>输出的值</w:t>
            </w:r>
          </w:p>
        </w:tc>
        <w:tc>
          <w:tcPr>
            <w:tcW w:w="7093" w:type="dxa"/>
            <w:gridSpan w:val="2"/>
            <w:vAlign w:val="center"/>
          </w:tcPr>
          <w:p>
            <w:pPr>
              <w:pStyle w:val="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tabs>
                <w:tab w:val="left" w:pos="42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80" w:lineRule="exact"/>
              <w:ind w:left="0" w:leftChars="0" w:firstLine="0" w:firstLineChars="0"/>
              <w:jc w:val="center"/>
              <w:textAlignment w:val="auto"/>
              <w:outlineLvl w:val="9"/>
              <w:rPr>
                <w:rFonts w:hint="default" w:eastAsia="楷体_GB2312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eastAsia="楷体_GB2312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</w:tr>
    </w:tbl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default" w:eastAsia="楷体_GB2312"/>
          <w:sz w:val="28"/>
          <w:szCs w:val="28"/>
          <w:lang w:val="en-US" w:eastAsia="zh-CN"/>
        </w:rPr>
      </w:pPr>
      <w:r>
        <w:rPr>
          <w:rFonts w:hint="eastAsia" w:eastAsia="楷体_GB2312"/>
          <w:sz w:val="28"/>
          <w:szCs w:val="28"/>
          <w:lang w:val="en-US" w:eastAsia="zh-CN"/>
        </w:rPr>
        <w:t>（示例照片见下页）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  <w:r>
        <w:rPr>
          <w:rFonts w:hint="default" w:eastAsia="楷体_GB2312"/>
          <w:sz w:val="28"/>
          <w:szCs w:val="28"/>
          <w:lang w:val="en-US" w:eastAsia="zh-CN"/>
        </w:rPr>
        <w:drawing>
          <wp:anchor distT="0" distB="0" distL="114300" distR="114300" simplePos="0" relativeHeight="260648960" behindDoc="0" locked="0" layoutInCell="1" allowOverlap="1">
            <wp:simplePos x="0" y="0"/>
            <wp:positionH relativeFrom="column">
              <wp:posOffset>1242060</wp:posOffset>
            </wp:positionH>
            <wp:positionV relativeFrom="paragraph">
              <wp:posOffset>-979170</wp:posOffset>
            </wp:positionV>
            <wp:extent cx="2809240" cy="5125720"/>
            <wp:effectExtent l="0" t="0" r="17780" b="10160"/>
            <wp:wrapNone/>
            <wp:docPr id="26" name="图片 26" descr="76fd1e9070e53b0799d1a69a48540f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76fd1e9070e53b0799d1a69a48540f8"/>
                    <pic:cNvPicPr>
                      <a:picLocks noChangeAspect="1"/>
                    </pic:cNvPicPr>
                  </pic:nvPicPr>
                  <pic:blipFill>
                    <a:blip r:embed="rId14"/>
                    <a:srcRect l="13813" b="11547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809240" cy="5125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default" w:eastAsia="楷体_GB2312"/>
          <w:sz w:val="28"/>
          <w:szCs w:val="28"/>
          <w:lang w:val="en-US" w:eastAsia="zh-CN"/>
        </w:rPr>
      </w:pPr>
      <w:r>
        <w:rPr>
          <w:rFonts w:hint="eastAsia" w:eastAsia="楷体_GB2312"/>
          <w:sz w:val="28"/>
          <w:szCs w:val="28"/>
          <w:lang w:val="en-US" w:eastAsia="zh-CN"/>
        </w:rPr>
        <w:t xml:space="preserve">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default" w:eastAsia="楷体_GB2312"/>
          <w:sz w:val="28"/>
          <w:szCs w:val="28"/>
          <w:lang w:val="en-US" w:eastAsia="zh-CN"/>
        </w:rPr>
      </w:pPr>
      <w:r>
        <w:rPr>
          <w:rFonts w:hint="eastAsia" w:eastAsia="楷体_GB2312"/>
          <w:sz w:val="28"/>
          <w:szCs w:val="28"/>
          <w:lang w:val="en-US" w:eastAsia="zh-CN"/>
        </w:rPr>
        <w:t>九、实验体会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  <w:r>
        <w:rPr>
          <w:rFonts w:hint="eastAsia" w:eastAsia="楷体_GB2312"/>
          <w:sz w:val="28"/>
          <w:szCs w:val="28"/>
          <w:lang w:val="en-US" w:eastAsia="zh-CN"/>
        </w:rPr>
        <w:tab/>
      </w:r>
      <w:r>
        <w:rPr>
          <w:rFonts w:hint="eastAsia" w:eastAsia="楷体_GB2312"/>
          <w:sz w:val="28"/>
          <w:szCs w:val="28"/>
          <w:lang w:val="en-US" w:eastAsia="zh-CN"/>
        </w:rPr>
        <w:t>通过此次试验，进一步地联系了门级建模，也更加熟悉vivado的编程及使用流程（包括模拟simulation，综合synthesis，根据硬件设备指定I/O Ports，生产比特流generate bitstream，到最后把程序放到设备里面），还有对每一步结果分析。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jc w:val="center"/>
        <w:textAlignment w:val="auto"/>
        <w:outlineLvl w:val="9"/>
        <w:rPr>
          <w:rFonts w:eastAsia="楷体_GB2312"/>
          <w:b/>
          <w:sz w:val="44"/>
          <w:szCs w:val="44"/>
        </w:rPr>
      </w:pPr>
      <w:r>
        <w:rPr>
          <w:rFonts w:eastAsia="楷体_GB2312"/>
          <w:b/>
          <w:sz w:val="44"/>
          <w:szCs w:val="44"/>
        </w:rPr>
        <w:t>暨南大学本科实验报告专用纸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eastAsia="楷体_GB2312"/>
          <w:sz w:val="28"/>
          <w:szCs w:val="28"/>
        </w:rPr>
      </w:pPr>
      <w:r>
        <w:rPr>
          <w:rFonts w:eastAsia="楷体_GB2312"/>
          <w:sz w:val="28"/>
          <w:szCs w:val="28"/>
        </w:rPr>
        <w:t>课程名称</w:t>
      </w:r>
      <w:r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 xml:space="preserve">      数字逻辑</w:t>
      </w:r>
      <w:r>
        <w:rPr>
          <w:rFonts w:hint="eastAsia" w:eastAsia="楷体_GB2312"/>
          <w:sz w:val="28"/>
          <w:szCs w:val="28"/>
          <w:u w:val="single"/>
        </w:rPr>
        <w:t>实验</w:t>
      </w:r>
      <w:r>
        <w:rPr>
          <w:rFonts w:eastAsia="楷体_GB2312"/>
          <w:sz w:val="28"/>
          <w:szCs w:val="28"/>
          <w:u w:val="single"/>
        </w:rPr>
        <w:t xml:space="preserve">    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 xml:space="preserve">   </w:t>
      </w:r>
      <w:r>
        <w:rPr>
          <w:rFonts w:eastAsia="楷体_GB2312"/>
          <w:sz w:val="28"/>
          <w:szCs w:val="28"/>
          <w:u w:val="single"/>
        </w:rPr>
        <w:t xml:space="preserve">   </w:t>
      </w:r>
      <w:r>
        <w:rPr>
          <w:rFonts w:eastAsia="楷体_GB2312"/>
          <w:sz w:val="28"/>
          <w:szCs w:val="28"/>
        </w:rPr>
        <w:t>成绩评定</w:t>
      </w:r>
      <w:r>
        <w:rPr>
          <w:rFonts w:eastAsia="楷体_GB2312"/>
          <w:sz w:val="28"/>
          <w:szCs w:val="28"/>
          <w:u w:val="single"/>
        </w:rPr>
        <w:t xml:space="preserve">          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eastAsia="楷体_GB2312"/>
          <w:sz w:val="28"/>
          <w:szCs w:val="28"/>
        </w:rPr>
      </w:pPr>
      <w:r>
        <w:rPr>
          <w:rFonts w:eastAsia="楷体_GB2312"/>
          <w:sz w:val="28"/>
          <w:szCs w:val="28"/>
        </w:rPr>
        <w:t>实验项目名称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>超前进位加法器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</w:rPr>
        <w:t>指导教师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hint="eastAsia" w:eastAsia="楷体_GB2312"/>
          <w:sz w:val="28"/>
          <w:szCs w:val="28"/>
          <w:u w:val="single"/>
        </w:rPr>
        <w:t>王传胜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 xml:space="preserve"> 梁倬骞</w:t>
      </w:r>
      <w:r>
        <w:rPr>
          <w:rFonts w:eastAsia="楷体_GB2312"/>
          <w:sz w:val="28"/>
          <w:szCs w:val="28"/>
          <w:u w:val="single"/>
        </w:rPr>
        <w:t xml:space="preserve">  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eastAsia="楷体_GB2312"/>
          <w:sz w:val="28"/>
          <w:szCs w:val="28"/>
          <w:u w:val="single"/>
        </w:rPr>
      </w:pPr>
      <w:r>
        <w:rPr>
          <w:rFonts w:eastAsia="楷体_GB2312"/>
          <w:sz w:val="28"/>
          <w:szCs w:val="28"/>
        </w:rPr>
        <w:t>实验项目编号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hint="eastAsia" w:eastAsia="楷体_GB2312"/>
          <w:sz w:val="28"/>
          <w:szCs w:val="28"/>
          <w:u w:val="single"/>
        </w:rPr>
        <w:t>080600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>3803</w:t>
      </w:r>
      <w:r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eastAsia="楷体_GB2312"/>
          <w:sz w:val="28"/>
          <w:szCs w:val="28"/>
        </w:rPr>
        <w:t>实验项目类型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>验证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</w:rPr>
        <w:t>实验地点</w:t>
      </w:r>
      <w:r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hint="eastAsia" w:eastAsia="楷体_GB2312"/>
          <w:sz w:val="28"/>
          <w:szCs w:val="28"/>
          <w:u w:val="single"/>
        </w:rPr>
        <w:t>N1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>2</w:t>
      </w:r>
      <w:r>
        <w:rPr>
          <w:rFonts w:hint="eastAsia" w:eastAsia="楷体_GB2312"/>
          <w:sz w:val="28"/>
          <w:szCs w:val="28"/>
          <w:u w:val="single"/>
        </w:rPr>
        <w:t>6</w:t>
      </w:r>
      <w:r>
        <w:rPr>
          <w:rFonts w:eastAsia="楷体_GB2312"/>
          <w:sz w:val="28"/>
          <w:szCs w:val="28"/>
          <w:u w:val="single"/>
        </w:rPr>
        <w:t xml:space="preserve"> 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eastAsia="楷体_GB2312"/>
          <w:sz w:val="28"/>
          <w:szCs w:val="28"/>
          <w:u w:val="single"/>
        </w:rPr>
      </w:pPr>
      <w:r>
        <w:rPr>
          <w:rFonts w:eastAsia="楷体_GB2312"/>
          <w:sz w:val="28"/>
          <w:szCs w:val="28"/>
        </w:rPr>
        <w:t>学生姓名</w:t>
      </w:r>
      <w:r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>邝庆璇</w:t>
      </w:r>
      <w:r>
        <w:rPr>
          <w:rFonts w:eastAsia="楷体_GB2312"/>
          <w:sz w:val="28"/>
          <w:szCs w:val="28"/>
          <w:u w:val="single"/>
        </w:rPr>
        <w:t xml:space="preserve">   </w:t>
      </w:r>
      <w:r>
        <w:rPr>
          <w:rFonts w:eastAsia="楷体_GB2312"/>
          <w:sz w:val="28"/>
          <w:szCs w:val="28"/>
        </w:rPr>
        <w:t>学号</w:t>
      </w:r>
      <w:r>
        <w:rPr>
          <w:rFonts w:eastAsia="楷体_GB2312"/>
          <w:sz w:val="28"/>
          <w:szCs w:val="28"/>
          <w:u w:val="single"/>
        </w:rPr>
        <w:t xml:space="preserve">     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>2016051598</w:t>
      </w:r>
      <w:r>
        <w:rPr>
          <w:rFonts w:eastAsia="楷体_GB2312"/>
          <w:sz w:val="28"/>
          <w:szCs w:val="28"/>
          <w:u w:val="single"/>
        </w:rPr>
        <w:t xml:space="preserve">                            </w:t>
      </w:r>
    </w:p>
    <w:p>
      <w:pPr>
        <w:keepNext w:val="0"/>
        <w:keepLines w:val="0"/>
        <w:pageBreakBefore w:val="0"/>
        <w:widowControl w:val="0"/>
        <w:numPr>
          <w:ins w:id="2" w:author="MC SYSTEM" w:date="2019-10-22T19:47:33Z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eastAsia="楷体_GB2312"/>
          <w:sz w:val="28"/>
          <w:szCs w:val="28"/>
          <w:u w:val="single"/>
        </w:rPr>
      </w:pPr>
      <w:r>
        <w:rPr>
          <w:rFonts w:eastAsia="楷体_GB2312"/>
          <w:sz w:val="28"/>
          <w:szCs w:val="28"/>
        </w:rPr>
        <w:t>学院</w:t>
      </w:r>
      <w:r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hint="eastAsia" w:eastAsia="楷体_GB2312"/>
          <w:sz w:val="28"/>
          <w:szCs w:val="28"/>
          <w:u w:val="single"/>
        </w:rPr>
        <w:t>信息科学技术</w:t>
      </w:r>
      <w:r>
        <w:rPr>
          <w:rFonts w:eastAsia="楷体_GB2312"/>
          <w:sz w:val="28"/>
          <w:szCs w:val="28"/>
          <w:u w:val="single"/>
        </w:rPr>
        <w:t xml:space="preserve">    </w:t>
      </w:r>
      <w:r>
        <w:rPr>
          <w:rFonts w:eastAsia="楷体_GB2312"/>
          <w:sz w:val="28"/>
          <w:szCs w:val="28"/>
        </w:rPr>
        <w:t>系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hint="eastAsia" w:eastAsia="楷体_GB2312"/>
          <w:sz w:val="28"/>
          <w:szCs w:val="28"/>
          <w:u w:val="single"/>
        </w:rPr>
        <w:t>计算机科学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</w:rPr>
        <w:t>专业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 xml:space="preserve">计算机科学与技术 </w:t>
      </w:r>
      <w:r>
        <w:rPr>
          <w:rFonts w:eastAsia="楷体_GB2312"/>
          <w:sz w:val="28"/>
          <w:szCs w:val="28"/>
          <w:u w:val="single"/>
        </w:rPr>
        <w:t xml:space="preserve">     </w:t>
      </w:r>
      <w:r>
        <w:rPr>
          <w:rFonts w:eastAsia="楷体_GB2312"/>
          <w:sz w:val="28"/>
          <w:szCs w:val="28"/>
        </w:rPr>
        <w:t xml:space="preserve">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eastAsia="楷体_GB2312"/>
          <w:sz w:val="28"/>
          <w:szCs w:val="28"/>
        </w:rPr>
      </w:pPr>
      <w:r>
        <w:rPr>
          <w:rFonts w:eastAsia="楷体_GB2312"/>
          <w:sz w:val="28"/>
          <w:szCs w:val="28"/>
        </w:rPr>
        <w:t>实验时间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>2019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</w:rPr>
        <w:t>年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>10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</w:rPr>
        <w:t>月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>21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</w:rPr>
        <w:t xml:space="preserve">日 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>上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</w:rPr>
        <w:t>午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ind w:leftChars="-278" w:firstLine="560" w:firstLineChars="200"/>
        <w:textAlignment w:val="auto"/>
        <w:outlineLvl w:val="9"/>
        <w:rPr>
          <w:rFonts w:eastAsia="楷体_GB2312"/>
          <w:sz w:val="28"/>
          <w:szCs w:val="28"/>
        </w:rPr>
      </w:pPr>
      <w:r>
        <w:rPr>
          <w:rFonts w:hint="eastAsia" w:eastAsia="楷体_GB2312"/>
          <w:sz w:val="28"/>
          <w:szCs w:val="28"/>
          <w:lang w:val="en-US" w:eastAsia="zh-CN"/>
        </w:rPr>
        <w:t>一、</w:t>
      </w:r>
      <w:r>
        <w:rPr>
          <w:rFonts w:eastAsia="楷体_GB2312"/>
          <w:sz w:val="28"/>
          <w:szCs w:val="28"/>
        </w:rPr>
        <w:t>实验目的</w:t>
      </w:r>
    </w:p>
    <w:p>
      <w:pPr>
        <w:pStyle w:val="7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ind w:left="778" w:leftChars="0" w:hanging="778" w:hangingChars="278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  <w:r>
        <w:rPr>
          <w:rFonts w:hint="eastAsia" w:eastAsia="楷体_GB2312"/>
          <w:sz w:val="28"/>
          <w:szCs w:val="28"/>
          <w:lang w:val="en-US" w:eastAsia="zh-CN"/>
        </w:rPr>
        <w:t>学会用Verilog HDL 进行数据流建模；</w:t>
      </w:r>
    </w:p>
    <w:p>
      <w:pPr>
        <w:pStyle w:val="7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ind w:left="778" w:leftChars="0" w:hanging="778" w:hangingChars="278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  <w:r>
        <w:rPr>
          <w:rFonts w:hint="eastAsia" w:eastAsia="楷体_GB2312"/>
          <w:sz w:val="28"/>
          <w:szCs w:val="28"/>
          <w:lang w:val="en-US" w:eastAsia="zh-CN"/>
        </w:rPr>
        <w:t>掌握用Verilog HDL 写仿真程序；</w:t>
      </w:r>
    </w:p>
    <w:p>
      <w:pPr>
        <w:pStyle w:val="7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ind w:left="778" w:leftChars="0" w:hanging="778" w:hangingChars="278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  <w:r>
        <w:rPr>
          <w:rFonts w:hint="eastAsia" w:eastAsia="楷体_GB2312"/>
          <w:sz w:val="28"/>
          <w:szCs w:val="28"/>
          <w:lang w:val="en-US" w:eastAsia="zh-CN"/>
        </w:rPr>
        <w:t>掌握使用Vivado 软件；</w:t>
      </w:r>
    </w:p>
    <w:p>
      <w:pPr>
        <w:pStyle w:val="7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ind w:left="778" w:leftChars="0" w:hanging="778" w:hangingChars="278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  <w:r>
        <w:rPr>
          <w:rFonts w:hint="eastAsia" w:eastAsia="楷体_GB2312"/>
          <w:sz w:val="28"/>
          <w:szCs w:val="28"/>
          <w:lang w:val="en-US" w:eastAsia="zh-CN"/>
        </w:rPr>
        <w:t>学会超前进位全加器的原理；</w:t>
      </w:r>
    </w:p>
    <w:p>
      <w:pPr>
        <w:pStyle w:val="7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ind w:left="778" w:leftChars="0" w:hanging="778" w:hangingChars="278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  <w:r>
        <w:rPr>
          <w:rFonts w:hint="eastAsia" w:eastAsia="楷体_GB2312"/>
          <w:sz w:val="28"/>
          <w:szCs w:val="28"/>
          <w:lang w:val="en-US" w:eastAsia="zh-CN"/>
        </w:rPr>
        <w:t>掌握使用EGO-1实验板。</w:t>
      </w:r>
    </w:p>
    <w:p>
      <w:pPr>
        <w:pStyle w:val="7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ind w:left="778" w:leftChars="0" w:hanging="778" w:hangingChars="278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ind w:leftChars="-278" w:firstLine="560" w:firstLineChars="200"/>
        <w:textAlignment w:val="auto"/>
        <w:outlineLvl w:val="9"/>
        <w:rPr>
          <w:rFonts w:eastAsia="楷体_GB2312"/>
          <w:sz w:val="28"/>
          <w:szCs w:val="28"/>
        </w:rPr>
      </w:pPr>
      <w:r>
        <w:rPr>
          <w:rFonts w:hint="eastAsia" w:eastAsia="楷体_GB2312"/>
          <w:sz w:val="28"/>
          <w:szCs w:val="28"/>
          <w:lang w:val="en-US" w:eastAsia="zh-CN"/>
        </w:rPr>
        <w:t>二、</w:t>
      </w:r>
      <w:r>
        <w:rPr>
          <w:rFonts w:eastAsia="楷体_GB2312"/>
          <w:sz w:val="28"/>
          <w:szCs w:val="28"/>
        </w:rPr>
        <w:t>实验内容</w:t>
      </w:r>
    </w:p>
    <w:p>
      <w:pPr>
        <w:pStyle w:val="7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ind w:left="420" w:firstLine="0" w:firstLineChars="0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  <w:r>
        <w:rPr>
          <w:rFonts w:hint="eastAsia" w:eastAsia="楷体_GB2312"/>
          <w:sz w:val="28"/>
          <w:szCs w:val="28"/>
          <w:lang w:val="en-US" w:eastAsia="zh-CN"/>
        </w:rPr>
        <w:t>用Verilog HDL 实现3位的超前进位加法器。</w:t>
      </w:r>
    </w:p>
    <w:p>
      <w:pPr>
        <w:pStyle w:val="7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ind w:left="420" w:firstLine="0" w:firstLineChars="0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  <w:r>
        <w:rPr>
          <w:rFonts w:hint="eastAsia" w:eastAsia="楷体_GB2312"/>
          <w:sz w:val="28"/>
          <w:szCs w:val="28"/>
          <w:lang w:val="en-US" w:eastAsia="zh-CN"/>
        </w:rPr>
        <w:t>*注意：必须使用超前进位实现！！！不能{c4,sum}=a+b+c0</w:t>
      </w:r>
    </w:p>
    <w:p>
      <w:pPr>
        <w:pStyle w:val="7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ind w:left="420" w:firstLine="0" w:firstLineChars="0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  <w:r>
        <w:rPr>
          <w:rFonts w:hint="eastAsia" w:eastAsia="楷体_GB2312"/>
          <w:sz w:val="28"/>
          <w:szCs w:val="28"/>
          <w:lang w:val="en-US" w:eastAsia="zh-CN"/>
        </w:rPr>
        <w:t>三、</w:t>
      </w:r>
      <w:r>
        <w:rPr>
          <w:rFonts w:hint="eastAsia" w:eastAsia="楷体_GB2312"/>
          <w:sz w:val="28"/>
          <w:szCs w:val="28"/>
        </w:rPr>
        <w:t>实验</w:t>
      </w:r>
      <w:r>
        <w:rPr>
          <w:rFonts w:hint="eastAsia" w:eastAsia="楷体_GB2312"/>
          <w:sz w:val="28"/>
          <w:szCs w:val="28"/>
          <w:lang w:val="en-US" w:eastAsia="zh-CN"/>
        </w:rPr>
        <w:t>程序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eastAsia" w:eastAsia="楷体_GB2312"/>
          <w:sz w:val="28"/>
          <w:szCs w:val="28"/>
          <w:lang w:val="en-US" w:eastAsia="zh-CN"/>
        </w:rPr>
        <w:t xml:space="preserve">exp1.v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>`timescale 1ns / 1ps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>//////////////////////////////////////////////////////////////////////////////////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Company: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Engineer: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>// Create Date: 2019/10/21 12:43:16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Design Name: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>// Module Name: exp_1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Project Name: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Target Devices: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Tool Versions: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Description: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Dependencies: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>// Revision: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>// Revision 0.01 - File Created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>// Additional Comments: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>//////////////////////////////////////////////////////////////////////////////////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>module exp_1(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input [2:0] A,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input [2:0] B,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input C_in,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output C_out,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output [2:0] S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);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wire [2:0] G = A &amp; B;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wire [2:0] P = A ^ B;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// 2为高位，0为低位, 210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wire C1, C2; // 从1开始的A1+B1, A2+B2所产生的进位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assign C1 = G[0] + (P[0] &amp; C_in); // 记得要加括号呀！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assign C2 = G[1] + (P[1] &amp; C1);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assign C_out = G[2] + (P[2] &amp; C2);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assign S[0] = P[0] ^ C_in;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assign S[1] = P[1] ^ C1;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assign S[2] = P[2] ^ C2;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>endmodule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default" w:eastAsia="楷体_GB2312"/>
          <w:sz w:val="28"/>
          <w:szCs w:val="28"/>
          <w:lang w:val="en-US" w:eastAsia="zh-CN"/>
        </w:rPr>
      </w:pPr>
      <w:r>
        <w:rPr>
          <w:rFonts w:hint="eastAsia" w:eastAsia="楷体_GB2312"/>
          <w:sz w:val="28"/>
          <w:szCs w:val="28"/>
          <w:lang w:val="en-US" w:eastAsia="zh-CN"/>
        </w:rPr>
        <w:t>四、仿真程序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default" w:eastAsia="楷体_GB2312"/>
          <w:sz w:val="28"/>
          <w:szCs w:val="28"/>
          <w:lang w:val="en-US" w:eastAsia="zh-CN"/>
        </w:rPr>
      </w:pPr>
      <w:r>
        <w:rPr>
          <w:rFonts w:hint="eastAsia" w:eastAsia="楷体_GB2312"/>
          <w:sz w:val="28"/>
          <w:szCs w:val="28"/>
          <w:lang w:val="en-US" w:eastAsia="zh-CN"/>
        </w:rPr>
        <w:t>sim_1.v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>`timescale 1ns / 1ps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>//////////////////////////////////////////////////////////////////////////////////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Company: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Engineer: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>// Create Date: 2019/10/21 12:58:48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Design Name: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>// Module Name: sim_1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Project Name: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Target Devices: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Tool Versions: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Description: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Dependencies: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>// Revision: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>// Revision 0.01 - File Created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>// Additional Comments: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>//////////////////////////////////////////////////////////////////////////////////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>module sim_1(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output C_out,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output [2:0] S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);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reg [5:0] in;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reg [2:0] A;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reg [2:0] B;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reg inc;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initial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begin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    in = 6'b000000;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    assign A = in[5:3];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    assign B = in[2:0];       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    assign inc = 1;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end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always #10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begin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    in = in + 1;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    inc = inc + 1;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end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exp_1 exp_1(A, B, inc, C_out, S);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>endmodule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eastAsia" w:ascii="Calibri" w:hAnsi="Calibri" w:eastAsia="楷体_GB2312" w:cs="Calibri"/>
          <w:sz w:val="24"/>
          <w:szCs w:val="24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eastAsia" w:ascii="Calibri" w:hAnsi="Calibri" w:eastAsia="楷体_GB2312" w:cs="Calibri"/>
          <w:sz w:val="24"/>
          <w:szCs w:val="24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eastAsia" w:ascii="Calibri" w:hAnsi="Calibri" w:eastAsia="楷体_GB2312" w:cs="Calibri"/>
          <w:sz w:val="24"/>
          <w:szCs w:val="24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eastAsia" w:ascii="Calibri" w:hAnsi="Calibri" w:eastAsia="楷体_GB2312" w:cs="Calibri"/>
          <w:sz w:val="24"/>
          <w:szCs w:val="24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eastAsia" w:ascii="Calibri" w:hAnsi="Calibri" w:eastAsia="楷体_GB2312" w:cs="Calibri"/>
          <w:sz w:val="24"/>
          <w:szCs w:val="24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  <w:r>
        <w:rPr>
          <w:rFonts w:hint="eastAsia" w:eastAsia="楷体_GB2312"/>
          <w:sz w:val="28"/>
          <w:szCs w:val="28"/>
          <w:lang w:val="en-US" w:eastAsia="zh-CN"/>
        </w:rPr>
        <w:t>五、仿真结果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  <w:r>
        <w:drawing>
          <wp:anchor distT="0" distB="0" distL="114300" distR="114300" simplePos="0" relativeHeight="252217344" behindDoc="0" locked="0" layoutInCell="1" allowOverlap="1">
            <wp:simplePos x="0" y="0"/>
            <wp:positionH relativeFrom="column">
              <wp:posOffset>-226695</wp:posOffset>
            </wp:positionH>
            <wp:positionV relativeFrom="paragraph">
              <wp:posOffset>8255</wp:posOffset>
            </wp:positionV>
            <wp:extent cx="6116955" cy="2712085"/>
            <wp:effectExtent l="0" t="0" r="17145" b="12065"/>
            <wp:wrapNone/>
            <wp:docPr id="2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rcRect r="16424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271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default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  <w:r>
        <w:rPr>
          <w:rFonts w:hint="eastAsia" w:eastAsia="楷体_GB2312"/>
          <w:sz w:val="28"/>
          <w:szCs w:val="28"/>
          <w:lang w:val="en-US" w:eastAsia="zh-CN"/>
        </w:rPr>
        <w:t>六、系统网表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default" w:eastAsia="楷体_GB2312"/>
          <w:sz w:val="28"/>
          <w:szCs w:val="28"/>
          <w:lang w:val="en-US" w:eastAsia="zh-CN"/>
        </w:rPr>
      </w:pPr>
      <w:r>
        <w:rPr>
          <w:rFonts w:hint="eastAsia" w:eastAsia="楷体_GB2312"/>
          <w:sz w:val="28"/>
          <w:szCs w:val="28"/>
          <w:lang w:val="en-US" w:eastAsia="zh-CN"/>
        </w:rPr>
        <w:t>RTL Analysis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  <w:r>
        <w:drawing>
          <wp:anchor distT="0" distB="0" distL="114300" distR="114300" simplePos="0" relativeHeight="260654080" behindDoc="0" locked="0" layoutInCell="1" allowOverlap="1">
            <wp:simplePos x="0" y="0"/>
            <wp:positionH relativeFrom="column">
              <wp:posOffset>104775</wp:posOffset>
            </wp:positionH>
            <wp:positionV relativeFrom="paragraph">
              <wp:posOffset>120015</wp:posOffset>
            </wp:positionV>
            <wp:extent cx="5271770" cy="1292225"/>
            <wp:effectExtent l="0" t="0" r="5080" b="3175"/>
            <wp:wrapNone/>
            <wp:docPr id="3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29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  <w:tab w:val="left" w:pos="189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default" w:eastAsia="宋体"/>
          <w:sz w:val="28"/>
          <w:szCs w:val="28"/>
          <w:lang w:val="en-US" w:eastAsia="zh-CN"/>
        </w:rPr>
      </w:pPr>
      <w:r>
        <w:rPr>
          <w:sz w:val="28"/>
          <w:szCs w:val="36"/>
        </w:rPr>
        <w:drawing>
          <wp:anchor distT="0" distB="0" distL="114300" distR="114300" simplePos="0" relativeHeight="251793408" behindDoc="1" locked="0" layoutInCell="1" allowOverlap="1">
            <wp:simplePos x="0" y="0"/>
            <wp:positionH relativeFrom="column">
              <wp:posOffset>-242570</wp:posOffset>
            </wp:positionH>
            <wp:positionV relativeFrom="paragraph">
              <wp:posOffset>139700</wp:posOffset>
            </wp:positionV>
            <wp:extent cx="6263640" cy="2846070"/>
            <wp:effectExtent l="0" t="0" r="3810" b="11430"/>
            <wp:wrapNone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284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sz w:val="28"/>
          <w:szCs w:val="36"/>
          <w:lang w:val="en-US" w:eastAsia="zh-CN"/>
        </w:rPr>
        <w:t>Synthesis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  <w:tab w:val="left" w:pos="189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  <w:tab w:val="left" w:pos="189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  <w:tab w:val="left" w:pos="189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  <w:tab w:val="left" w:pos="189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  <w:tab w:val="left" w:pos="189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  <w:tab w:val="left" w:pos="189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  <w:tab w:val="left" w:pos="189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  <w:tab w:val="left" w:pos="189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  <w:tab w:val="left" w:pos="189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  <w:tab w:val="left" w:pos="189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  <w:tab w:val="left" w:pos="189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  <w:r>
        <w:rPr>
          <w:rFonts w:hint="eastAsia" w:eastAsia="楷体_GB2312"/>
          <w:sz w:val="28"/>
          <w:szCs w:val="28"/>
          <w:lang w:val="en-US" w:eastAsia="zh-CN"/>
        </w:rPr>
        <w:t>七、系统约束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  <w:r>
        <w:drawing>
          <wp:anchor distT="0" distB="0" distL="114300" distR="114300" simplePos="0" relativeHeight="251794432" behindDoc="0" locked="0" layoutInCell="1" allowOverlap="1">
            <wp:simplePos x="0" y="0"/>
            <wp:positionH relativeFrom="column">
              <wp:posOffset>55245</wp:posOffset>
            </wp:positionH>
            <wp:positionV relativeFrom="paragraph">
              <wp:posOffset>211455</wp:posOffset>
            </wp:positionV>
            <wp:extent cx="5470525" cy="3529330"/>
            <wp:effectExtent l="0" t="0" r="15875" b="13970"/>
            <wp:wrapNone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rcRect r="1543"/>
                    <a:stretch>
                      <a:fillRect/>
                    </a:stretch>
                  </pic:blipFill>
                  <pic:spPr>
                    <a:xfrm>
                      <a:off x="0" y="0"/>
                      <a:ext cx="5470525" cy="352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  <w:r>
        <w:rPr>
          <w:rFonts w:hint="eastAsia" w:eastAsia="楷体_GB2312"/>
          <w:sz w:val="28"/>
          <w:szCs w:val="28"/>
          <w:lang w:val="en-US" w:eastAsia="zh-CN"/>
        </w:rPr>
        <w:t>八、实验结果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default" w:eastAsia="楷体_GB2312"/>
          <w:sz w:val="28"/>
          <w:szCs w:val="28"/>
          <w:lang w:val="en-US" w:eastAsia="zh-CN"/>
        </w:rPr>
      </w:pPr>
      <w:r>
        <w:rPr>
          <w:rFonts w:hint="eastAsia" w:eastAsia="楷体_GB2312"/>
          <w:sz w:val="28"/>
          <w:szCs w:val="28"/>
          <w:lang w:val="en-US" w:eastAsia="zh-CN"/>
        </w:rPr>
        <w:t>示例（3+7+1=11=8+3）：</w:t>
      </w:r>
    </w:p>
    <w:tbl>
      <w:tblPr>
        <w:tblStyle w:val="5"/>
        <w:tblW w:w="8310" w:type="dxa"/>
        <w:tblInd w:w="12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17"/>
        <w:gridCol w:w="2364"/>
        <w:gridCol w:w="1182"/>
        <w:gridCol w:w="1182"/>
        <w:gridCol w:w="236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217" w:type="dxa"/>
            <w:tcBorders>
              <w:top w:val="single" w:color="auto" w:sz="4" w:space="0"/>
              <w:left w:val="single" w:color="auto" w:sz="4" w:space="0"/>
            </w:tcBorders>
            <w:vAlign w:val="center"/>
          </w:tcPr>
          <w:p>
            <w:pPr>
              <w:pStyle w:val="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tabs>
                <w:tab w:val="left" w:pos="42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default" w:ascii="Cambria" w:hAnsi="Cambria" w:eastAsia="楷体_GB2312" w:cs="Cambr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Cambria" w:hAnsi="Cambria" w:eastAsia="楷体_GB2312" w:cs="Cambria"/>
                <w:sz w:val="24"/>
                <w:szCs w:val="24"/>
                <w:vertAlign w:val="baseline"/>
                <w:lang w:val="en-US" w:eastAsia="zh-CN"/>
              </w:rPr>
              <w:t>输入</w:t>
            </w:r>
          </w:p>
        </w:tc>
        <w:tc>
          <w:tcPr>
            <w:tcW w:w="2364" w:type="dxa"/>
            <w:tcBorders>
              <w:top w:val="single" w:color="auto" w:sz="4" w:space="0"/>
            </w:tcBorders>
            <w:vAlign w:val="center"/>
          </w:tcPr>
          <w:p>
            <w:pPr>
              <w:pStyle w:val="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tabs>
                <w:tab w:val="left" w:pos="42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default" w:ascii="Cambria" w:hAnsi="Cambria" w:eastAsia="楷体_GB2312" w:cs="Cambr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Cambria" w:hAnsi="Cambria" w:eastAsia="楷体_GB2312" w:cs="Cambria"/>
                <w:sz w:val="24"/>
                <w:szCs w:val="24"/>
                <w:vertAlign w:val="baseline"/>
                <w:lang w:val="en-US" w:eastAsia="zh-CN"/>
              </w:rPr>
              <w:t>A (A2 A1 A0)</w:t>
            </w:r>
          </w:p>
        </w:tc>
        <w:tc>
          <w:tcPr>
            <w:tcW w:w="2364" w:type="dxa"/>
            <w:gridSpan w:val="2"/>
            <w:tcBorders>
              <w:top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tabs>
                <w:tab w:val="left" w:pos="42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default" w:ascii="Cambria" w:hAnsi="Cambria" w:eastAsia="楷体_GB2312" w:cs="Cambr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Cambria" w:hAnsi="Cambria" w:eastAsia="楷体_GB2312" w:cs="Cambria"/>
                <w:sz w:val="24"/>
                <w:szCs w:val="24"/>
                <w:vertAlign w:val="baseline"/>
                <w:lang w:val="en-US" w:eastAsia="zh-CN"/>
              </w:rPr>
              <w:t>B (B2 B1 B0)</w:t>
            </w:r>
          </w:p>
        </w:tc>
        <w:tc>
          <w:tcPr>
            <w:tcW w:w="2365" w:type="dxa"/>
            <w:tcBorders>
              <w:top w:val="single" w:color="auto" w:sz="4" w:space="0"/>
            </w:tcBorders>
            <w:vAlign w:val="center"/>
          </w:tcPr>
          <w:p>
            <w:pPr>
              <w:pStyle w:val="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tabs>
                <w:tab w:val="left" w:pos="42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default" w:ascii="Cambria" w:hAnsi="Cambria" w:eastAsia="楷体_GB2312" w:cs="Cambr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Cambria" w:hAnsi="Cambria" w:eastAsia="楷体_GB2312" w:cs="Cambria"/>
                <w:sz w:val="24"/>
                <w:szCs w:val="24"/>
                <w:vertAlign w:val="baseline"/>
                <w:lang w:val="en-US" w:eastAsia="zh-CN"/>
              </w:rPr>
              <w:t>C_in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217" w:type="dxa"/>
            <w:tcBorders>
              <w:left w:val="single" w:color="auto" w:sz="4" w:space="0"/>
            </w:tcBorders>
            <w:vAlign w:val="center"/>
          </w:tcPr>
          <w:p>
            <w:pPr>
              <w:pStyle w:val="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tabs>
                <w:tab w:val="left" w:pos="42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default" w:ascii="Cambria" w:hAnsi="Cambria" w:eastAsia="楷体_GB2312" w:cs="Cambr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Cambria" w:hAnsi="Cambria" w:eastAsia="楷体_GB2312" w:cs="Cambria"/>
                <w:sz w:val="24"/>
                <w:szCs w:val="24"/>
                <w:vertAlign w:val="baseline"/>
                <w:lang w:val="en-US" w:eastAsia="zh-CN"/>
              </w:rPr>
              <w:t>输入端口</w:t>
            </w:r>
          </w:p>
        </w:tc>
        <w:tc>
          <w:tcPr>
            <w:tcW w:w="2364" w:type="dxa"/>
            <w:vAlign w:val="center"/>
          </w:tcPr>
          <w:p>
            <w:pPr>
              <w:pStyle w:val="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tabs>
                <w:tab w:val="left" w:pos="42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default" w:ascii="Cambria" w:hAnsi="Cambria" w:eastAsia="楷体_GB2312" w:cs="Cambr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Cambria" w:hAnsi="Cambria" w:eastAsia="楷体_GB2312" w:cs="Cambria"/>
                <w:sz w:val="24"/>
                <w:szCs w:val="24"/>
                <w:vertAlign w:val="baseline"/>
                <w:lang w:val="en-US" w:eastAsia="zh-CN"/>
              </w:rPr>
              <w:t>P5 P4 P3</w:t>
            </w:r>
          </w:p>
        </w:tc>
        <w:tc>
          <w:tcPr>
            <w:tcW w:w="2364" w:type="dxa"/>
            <w:gridSpan w:val="2"/>
            <w:tcBorders>
              <w:right w:val="single" w:color="auto" w:sz="4" w:space="0"/>
            </w:tcBorders>
            <w:vAlign w:val="center"/>
          </w:tcPr>
          <w:p>
            <w:pPr>
              <w:pStyle w:val="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tabs>
                <w:tab w:val="left" w:pos="42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default" w:ascii="Cambria" w:hAnsi="Cambria" w:eastAsia="楷体_GB2312" w:cs="Cambr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Cambria" w:hAnsi="Cambria" w:eastAsia="楷体_GB2312" w:cs="Cambria"/>
                <w:sz w:val="24"/>
                <w:szCs w:val="24"/>
                <w:vertAlign w:val="baseline"/>
                <w:lang w:val="en-US" w:eastAsia="zh-CN"/>
              </w:rPr>
              <w:t>P</w:t>
            </w:r>
            <w:r>
              <w:rPr>
                <w:rFonts w:hint="eastAsia" w:ascii="Cambria" w:hAnsi="Cambria" w:eastAsia="楷体_GB2312" w:cs="Cambria"/>
                <w:sz w:val="24"/>
                <w:szCs w:val="24"/>
                <w:vertAlign w:val="baseline"/>
                <w:lang w:val="en-US" w:eastAsia="zh-CN"/>
              </w:rPr>
              <w:t>2 R2 M4</w:t>
            </w:r>
          </w:p>
        </w:tc>
        <w:tc>
          <w:tcPr>
            <w:tcW w:w="2365" w:type="dxa"/>
            <w:vAlign w:val="center"/>
          </w:tcPr>
          <w:p>
            <w:pPr>
              <w:pStyle w:val="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tabs>
                <w:tab w:val="left" w:pos="42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default" w:ascii="Cambria" w:hAnsi="Cambria" w:eastAsia="楷体_GB2312" w:cs="Cambr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Cambria" w:hAnsi="Cambria" w:eastAsia="楷体_GB2312" w:cs="Cambria"/>
                <w:sz w:val="24"/>
                <w:szCs w:val="24"/>
                <w:vertAlign w:val="baseline"/>
                <w:lang w:val="en-US" w:eastAsia="zh-CN"/>
              </w:rPr>
              <w:t>N4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217" w:type="dxa"/>
            <w:tcBorders>
              <w:left w:val="single" w:color="auto" w:sz="4" w:space="0"/>
              <w:bottom w:val="single" w:color="auto" w:sz="4" w:space="0"/>
            </w:tcBorders>
            <w:vAlign w:val="center"/>
          </w:tcPr>
          <w:p>
            <w:pPr>
              <w:pStyle w:val="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tabs>
                <w:tab w:val="left" w:pos="42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default" w:ascii="Cambria" w:hAnsi="Cambria" w:eastAsia="楷体_GB2312" w:cs="Cambr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Cambria" w:hAnsi="Cambria" w:eastAsia="楷体_GB2312" w:cs="Cambria"/>
                <w:sz w:val="24"/>
                <w:szCs w:val="24"/>
                <w:vertAlign w:val="baseline"/>
                <w:lang w:val="en-US" w:eastAsia="zh-CN"/>
              </w:rPr>
              <w:t>输入</w:t>
            </w:r>
            <w:r>
              <w:rPr>
                <w:rFonts w:hint="eastAsia" w:ascii="Cambria" w:hAnsi="Cambria" w:eastAsia="楷体_GB2312" w:cs="Cambria"/>
                <w:sz w:val="24"/>
                <w:szCs w:val="24"/>
                <w:vertAlign w:val="baseline"/>
                <w:lang w:val="en-US" w:eastAsia="zh-CN"/>
              </w:rPr>
              <w:t>的值</w:t>
            </w:r>
          </w:p>
        </w:tc>
        <w:tc>
          <w:tcPr>
            <w:tcW w:w="2364" w:type="dxa"/>
            <w:tcBorders>
              <w:bottom w:val="single" w:color="auto" w:sz="4" w:space="0"/>
            </w:tcBorders>
            <w:vAlign w:val="center"/>
          </w:tcPr>
          <w:p>
            <w:pPr>
              <w:pStyle w:val="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tabs>
                <w:tab w:val="left" w:pos="42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default" w:ascii="Cambria" w:hAnsi="Cambria" w:eastAsia="楷体_GB2312" w:cs="Cambr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Cambria" w:hAnsi="Cambria" w:eastAsia="楷体_GB2312" w:cs="Cambria"/>
                <w:sz w:val="24"/>
                <w:szCs w:val="24"/>
                <w:vertAlign w:val="baseline"/>
                <w:lang w:val="en-US" w:eastAsia="zh-CN"/>
              </w:rPr>
              <w:t>0 1 1</w:t>
            </w:r>
          </w:p>
        </w:tc>
        <w:tc>
          <w:tcPr>
            <w:tcW w:w="2364" w:type="dxa"/>
            <w:gridSpan w:val="2"/>
            <w:tcBorders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pStyle w:val="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tabs>
                <w:tab w:val="left" w:pos="42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default" w:ascii="Cambria" w:hAnsi="Cambria" w:eastAsia="楷体_GB2312" w:cs="Cambr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Cambria" w:hAnsi="Cambria" w:eastAsia="楷体_GB2312" w:cs="Cambria"/>
                <w:sz w:val="24"/>
                <w:szCs w:val="24"/>
                <w:vertAlign w:val="baseline"/>
                <w:lang w:val="en-US" w:eastAsia="zh-CN"/>
              </w:rPr>
              <w:t>1 1 1</w:t>
            </w:r>
          </w:p>
        </w:tc>
        <w:tc>
          <w:tcPr>
            <w:tcW w:w="2365" w:type="dxa"/>
            <w:tcBorders>
              <w:bottom w:val="single" w:color="auto" w:sz="4" w:space="0"/>
            </w:tcBorders>
            <w:vAlign w:val="center"/>
          </w:tcPr>
          <w:p>
            <w:pPr>
              <w:pStyle w:val="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tabs>
                <w:tab w:val="left" w:pos="42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default" w:ascii="Cambria" w:hAnsi="Cambria" w:eastAsia="楷体_GB2312" w:cs="Cambr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Cambria" w:hAnsi="Cambria" w:eastAsia="楷体_GB2312" w:cs="Cambria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217" w:type="dxa"/>
            <w:tcBorders>
              <w:top w:val="single" w:color="auto" w:sz="4" w:space="0"/>
            </w:tcBorders>
            <w:vAlign w:val="center"/>
          </w:tcPr>
          <w:p>
            <w:pPr>
              <w:pStyle w:val="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tabs>
                <w:tab w:val="left" w:pos="42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80" w:lineRule="exact"/>
              <w:ind w:left="0" w:leftChars="0" w:firstLine="0" w:firstLineChars="0"/>
              <w:jc w:val="center"/>
              <w:textAlignment w:val="auto"/>
              <w:outlineLvl w:val="9"/>
              <w:rPr>
                <w:rFonts w:hint="default" w:eastAsia="楷体_GB2312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eastAsia="楷体_GB2312"/>
                <w:sz w:val="24"/>
                <w:szCs w:val="24"/>
                <w:vertAlign w:val="baseline"/>
                <w:lang w:val="en-US" w:eastAsia="zh-CN"/>
              </w:rPr>
              <w:t>输出</w:t>
            </w:r>
          </w:p>
        </w:tc>
        <w:tc>
          <w:tcPr>
            <w:tcW w:w="3546" w:type="dxa"/>
            <w:gridSpan w:val="2"/>
            <w:tcBorders>
              <w:top w:val="single" w:color="auto" w:sz="4" w:space="0"/>
            </w:tcBorders>
            <w:vAlign w:val="center"/>
          </w:tcPr>
          <w:p>
            <w:pPr>
              <w:pStyle w:val="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tabs>
                <w:tab w:val="left" w:pos="42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80" w:lineRule="exact"/>
              <w:ind w:left="0" w:leftChars="0" w:firstLine="0" w:firstLineChars="0"/>
              <w:jc w:val="center"/>
              <w:textAlignment w:val="auto"/>
              <w:outlineLvl w:val="9"/>
              <w:rPr>
                <w:rFonts w:hint="default" w:eastAsia="楷体_GB2312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Cambria" w:hAnsi="Cambria" w:eastAsia="楷体_GB2312" w:cs="Cambria"/>
                <w:sz w:val="24"/>
                <w:szCs w:val="24"/>
                <w:vertAlign w:val="baseline"/>
                <w:lang w:val="en-US" w:eastAsia="zh-CN"/>
              </w:rPr>
              <w:t>S (S2 S1 S0)</w:t>
            </w:r>
          </w:p>
        </w:tc>
        <w:tc>
          <w:tcPr>
            <w:tcW w:w="3547" w:type="dxa"/>
            <w:gridSpan w:val="2"/>
            <w:tcBorders>
              <w:top w:val="single" w:color="auto" w:sz="4" w:space="0"/>
            </w:tcBorders>
            <w:vAlign w:val="center"/>
          </w:tcPr>
          <w:p>
            <w:pPr>
              <w:pStyle w:val="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tabs>
                <w:tab w:val="left" w:pos="42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80" w:lineRule="exact"/>
              <w:ind w:left="0" w:leftChars="0" w:firstLine="0" w:firstLineChars="0"/>
              <w:jc w:val="center"/>
              <w:textAlignment w:val="auto"/>
              <w:outlineLvl w:val="9"/>
              <w:rPr>
                <w:rFonts w:hint="default" w:eastAsia="楷体_GB2312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eastAsia="楷体_GB2312"/>
                <w:sz w:val="24"/>
                <w:szCs w:val="24"/>
                <w:vertAlign w:val="baseline"/>
                <w:lang w:val="en-US" w:eastAsia="zh-CN"/>
              </w:rPr>
              <w:t>C_out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217" w:type="dxa"/>
            <w:vAlign w:val="center"/>
          </w:tcPr>
          <w:p>
            <w:pPr>
              <w:pStyle w:val="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tabs>
                <w:tab w:val="left" w:pos="42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80" w:lineRule="exact"/>
              <w:ind w:left="0" w:leftChars="0" w:firstLine="0" w:firstLineChars="0"/>
              <w:jc w:val="center"/>
              <w:textAlignment w:val="auto"/>
              <w:outlineLvl w:val="9"/>
              <w:rPr>
                <w:rFonts w:hint="eastAsia" w:eastAsia="楷体_GB2312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eastAsia="楷体_GB2312"/>
                <w:sz w:val="24"/>
                <w:szCs w:val="24"/>
                <w:vertAlign w:val="baseline"/>
                <w:lang w:val="en-US" w:eastAsia="zh-CN"/>
              </w:rPr>
              <w:t>输出端口</w:t>
            </w:r>
          </w:p>
        </w:tc>
        <w:tc>
          <w:tcPr>
            <w:tcW w:w="3546" w:type="dxa"/>
            <w:gridSpan w:val="2"/>
            <w:vAlign w:val="center"/>
          </w:tcPr>
          <w:p>
            <w:pPr>
              <w:pStyle w:val="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tabs>
                <w:tab w:val="left" w:pos="42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80" w:lineRule="exact"/>
              <w:ind w:left="0" w:leftChars="0" w:firstLine="0" w:firstLineChars="0"/>
              <w:jc w:val="center"/>
              <w:textAlignment w:val="auto"/>
              <w:outlineLvl w:val="9"/>
              <w:rPr>
                <w:rFonts w:hint="default" w:eastAsia="楷体_GB2312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eastAsia="楷体_GB2312"/>
                <w:sz w:val="24"/>
                <w:szCs w:val="24"/>
                <w:vertAlign w:val="baseline"/>
                <w:lang w:val="en-US" w:eastAsia="zh-CN"/>
              </w:rPr>
              <w:t>G4 G3 J4</w:t>
            </w:r>
          </w:p>
        </w:tc>
        <w:tc>
          <w:tcPr>
            <w:tcW w:w="3547" w:type="dxa"/>
            <w:gridSpan w:val="2"/>
            <w:vAlign w:val="center"/>
          </w:tcPr>
          <w:p>
            <w:pPr>
              <w:pStyle w:val="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tabs>
                <w:tab w:val="left" w:pos="42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80" w:lineRule="exact"/>
              <w:ind w:left="0" w:leftChars="0" w:firstLine="0" w:firstLineChars="0"/>
              <w:jc w:val="center"/>
              <w:textAlignment w:val="auto"/>
              <w:outlineLvl w:val="9"/>
              <w:rPr>
                <w:rFonts w:hint="default" w:eastAsia="楷体_GB2312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eastAsia="楷体_GB2312"/>
                <w:sz w:val="24"/>
                <w:szCs w:val="24"/>
                <w:vertAlign w:val="baseline"/>
                <w:lang w:val="en-US" w:eastAsia="zh-CN"/>
              </w:rPr>
              <w:t>H4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217" w:type="dxa"/>
            <w:vAlign w:val="center"/>
          </w:tcPr>
          <w:p>
            <w:pPr>
              <w:pStyle w:val="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tabs>
                <w:tab w:val="left" w:pos="42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80" w:lineRule="exact"/>
              <w:ind w:left="0" w:leftChars="0" w:firstLine="0" w:firstLineChars="0"/>
              <w:jc w:val="center"/>
              <w:textAlignment w:val="auto"/>
              <w:outlineLvl w:val="9"/>
              <w:rPr>
                <w:rFonts w:hint="default" w:eastAsia="楷体_GB2312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eastAsia="楷体_GB2312"/>
                <w:sz w:val="24"/>
                <w:szCs w:val="24"/>
                <w:vertAlign w:val="baseline"/>
                <w:lang w:val="en-US" w:eastAsia="zh-CN"/>
              </w:rPr>
              <w:t>输出的值</w:t>
            </w:r>
          </w:p>
        </w:tc>
        <w:tc>
          <w:tcPr>
            <w:tcW w:w="3546" w:type="dxa"/>
            <w:gridSpan w:val="2"/>
            <w:vAlign w:val="center"/>
          </w:tcPr>
          <w:p>
            <w:pPr>
              <w:pStyle w:val="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tabs>
                <w:tab w:val="left" w:pos="42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80" w:lineRule="exact"/>
              <w:ind w:left="0" w:leftChars="0" w:firstLine="0" w:firstLineChars="0"/>
              <w:jc w:val="center"/>
              <w:textAlignment w:val="auto"/>
              <w:outlineLvl w:val="9"/>
              <w:rPr>
                <w:rFonts w:hint="default" w:eastAsia="楷体_GB2312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eastAsia="楷体_GB2312"/>
                <w:sz w:val="24"/>
                <w:szCs w:val="24"/>
                <w:vertAlign w:val="baseline"/>
                <w:lang w:val="en-US" w:eastAsia="zh-CN"/>
              </w:rPr>
              <w:t>0 1 1</w:t>
            </w:r>
          </w:p>
        </w:tc>
        <w:tc>
          <w:tcPr>
            <w:tcW w:w="3547" w:type="dxa"/>
            <w:gridSpan w:val="2"/>
            <w:vAlign w:val="center"/>
          </w:tcPr>
          <w:p>
            <w:pPr>
              <w:pStyle w:val="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tabs>
                <w:tab w:val="left" w:pos="42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80" w:lineRule="exact"/>
              <w:ind w:left="0" w:leftChars="0" w:firstLine="0" w:firstLineChars="0"/>
              <w:jc w:val="center"/>
              <w:textAlignment w:val="auto"/>
              <w:outlineLvl w:val="9"/>
              <w:rPr>
                <w:rFonts w:hint="default" w:eastAsia="楷体_GB2312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eastAsia="楷体_GB2312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</w:tr>
    </w:tbl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default" w:eastAsia="楷体_GB2312"/>
          <w:sz w:val="28"/>
          <w:szCs w:val="28"/>
          <w:lang w:val="en-US" w:eastAsia="zh-CN"/>
        </w:rPr>
      </w:pPr>
      <w:r>
        <w:rPr>
          <w:rFonts w:hint="eastAsia" w:eastAsia="楷体_GB2312"/>
          <w:sz w:val="28"/>
          <w:szCs w:val="28"/>
          <w:lang w:val="en-US" w:eastAsia="zh-CN"/>
        </w:rPr>
        <w:t>（结果照片见下一页）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  <w:r>
        <w:rPr>
          <w:rFonts w:hint="default" w:eastAsia="楷体_GB2312"/>
          <w:sz w:val="28"/>
          <w:szCs w:val="28"/>
          <w:lang w:val="en-US" w:eastAsia="zh-CN"/>
        </w:rPr>
        <w:drawing>
          <wp:anchor distT="0" distB="0" distL="114300" distR="114300" simplePos="0" relativeHeight="260649984" behindDoc="0" locked="0" layoutInCell="1" allowOverlap="1">
            <wp:simplePos x="0" y="0"/>
            <wp:positionH relativeFrom="column">
              <wp:posOffset>-9525</wp:posOffset>
            </wp:positionH>
            <wp:positionV relativeFrom="paragraph">
              <wp:posOffset>118745</wp:posOffset>
            </wp:positionV>
            <wp:extent cx="5266055" cy="2962275"/>
            <wp:effectExtent l="0" t="0" r="10795" b="9525"/>
            <wp:wrapNone/>
            <wp:docPr id="28" name="图片 28" descr="92b2420af2b3dd310bd2817abb95a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92b2420af2b3dd310bd2817abb95ade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default" w:eastAsia="楷体_GB2312"/>
          <w:sz w:val="28"/>
          <w:szCs w:val="28"/>
          <w:lang w:val="en-US" w:eastAsia="zh-CN"/>
        </w:rPr>
      </w:pPr>
      <w:r>
        <w:rPr>
          <w:rFonts w:hint="eastAsia" w:eastAsia="楷体_GB2312"/>
          <w:sz w:val="28"/>
          <w:szCs w:val="28"/>
          <w:lang w:val="en-US" w:eastAsia="zh-CN"/>
        </w:rPr>
        <w:t>九、实验体会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default" w:eastAsia="楷体_GB2312"/>
          <w:sz w:val="28"/>
          <w:szCs w:val="28"/>
          <w:lang w:val="en-US" w:eastAsia="zh-CN"/>
        </w:rPr>
      </w:pPr>
      <w:r>
        <w:rPr>
          <w:rFonts w:hint="eastAsia" w:eastAsia="楷体_GB2312"/>
          <w:sz w:val="28"/>
          <w:szCs w:val="28"/>
          <w:lang w:val="en-US" w:eastAsia="zh-CN"/>
        </w:rPr>
        <w:tab/>
      </w:r>
      <w:r>
        <w:rPr>
          <w:rFonts w:hint="eastAsia" w:eastAsia="楷体_GB2312"/>
          <w:sz w:val="28"/>
          <w:szCs w:val="28"/>
          <w:lang w:val="en-US" w:eastAsia="zh-CN"/>
        </w:rPr>
        <w:t>通过此次试验，不但学习并练习了Verilog HDL进行数据流建模，熟悉了Verilog的各种操作符，而且还复习了超前进位全加器的原理。诚然，在编码过程当中，仍存在对Verilog语法及Vivado软件使用不熟练，导致走了一点弯路（比如没意识到实验程序exp1.v不能用while, for等语句，仿真文件里才能用），但在请教老师同学后迅速解决了问题，并完成了实验。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tabs>
          <w:tab w:val="center" w:pos="4153"/>
        </w:tabs>
        <w:jc w:val="both"/>
        <w:rPr>
          <w:rFonts w:hint="default"/>
          <w:b/>
          <w:sz w:val="32"/>
          <w:szCs w:val="32"/>
          <w:lang w:val="en-US" w:eastAsia="zh-CN"/>
        </w:rPr>
      </w:pPr>
    </w:p>
    <w:p>
      <w:pPr>
        <w:tabs>
          <w:tab w:val="center" w:pos="4153"/>
        </w:tabs>
        <w:jc w:val="both"/>
        <w:rPr>
          <w:rFonts w:hint="default"/>
          <w:b/>
          <w:sz w:val="32"/>
          <w:szCs w:val="32"/>
          <w:lang w:val="en-US" w:eastAsia="zh-CN"/>
        </w:rPr>
      </w:pPr>
    </w:p>
    <w:p>
      <w:pPr>
        <w:tabs>
          <w:tab w:val="center" w:pos="4153"/>
        </w:tabs>
        <w:jc w:val="both"/>
        <w:rPr>
          <w:rFonts w:hint="default"/>
          <w:b/>
          <w:sz w:val="32"/>
          <w:szCs w:val="32"/>
          <w:lang w:val="en-US" w:eastAsia="zh-CN"/>
        </w:rPr>
      </w:pPr>
    </w:p>
    <w:p>
      <w:pPr>
        <w:tabs>
          <w:tab w:val="center" w:pos="4153"/>
        </w:tabs>
        <w:jc w:val="both"/>
        <w:rPr>
          <w:rFonts w:hint="default"/>
          <w:b/>
          <w:sz w:val="32"/>
          <w:szCs w:val="32"/>
          <w:lang w:val="en-US" w:eastAsia="zh-CN"/>
        </w:rPr>
      </w:pPr>
    </w:p>
    <w:p>
      <w:pPr>
        <w:tabs>
          <w:tab w:val="center" w:pos="4153"/>
        </w:tabs>
        <w:jc w:val="both"/>
        <w:rPr>
          <w:rFonts w:hint="default"/>
          <w:b/>
          <w:sz w:val="32"/>
          <w:szCs w:val="32"/>
          <w:lang w:val="en-US" w:eastAsia="zh-CN"/>
        </w:rPr>
      </w:pPr>
    </w:p>
    <w:p>
      <w:pPr>
        <w:tabs>
          <w:tab w:val="center" w:pos="4153"/>
        </w:tabs>
        <w:jc w:val="both"/>
        <w:rPr>
          <w:rFonts w:hint="default"/>
          <w:b/>
          <w:sz w:val="32"/>
          <w:szCs w:val="32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jc w:val="center"/>
        <w:textAlignment w:val="auto"/>
        <w:outlineLvl w:val="9"/>
        <w:rPr>
          <w:rFonts w:eastAsia="楷体_GB2312"/>
          <w:b/>
          <w:sz w:val="44"/>
          <w:szCs w:val="44"/>
        </w:rPr>
      </w:pPr>
      <w:r>
        <w:rPr>
          <w:rFonts w:eastAsia="楷体_GB2312"/>
          <w:b/>
          <w:sz w:val="44"/>
          <w:szCs w:val="44"/>
        </w:rPr>
        <w:t>暨南大学本科实验报告专用纸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eastAsia="楷体_GB2312"/>
          <w:sz w:val="28"/>
          <w:szCs w:val="28"/>
        </w:rPr>
      </w:pPr>
      <w:r>
        <w:rPr>
          <w:rFonts w:eastAsia="楷体_GB2312"/>
          <w:sz w:val="28"/>
          <w:szCs w:val="28"/>
        </w:rPr>
        <w:t>课程名称</w:t>
      </w:r>
      <w:r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 xml:space="preserve">      数字逻辑</w:t>
      </w:r>
      <w:r>
        <w:rPr>
          <w:rFonts w:hint="eastAsia" w:eastAsia="楷体_GB2312"/>
          <w:sz w:val="28"/>
          <w:szCs w:val="28"/>
          <w:u w:val="single"/>
        </w:rPr>
        <w:t>实验</w:t>
      </w:r>
      <w:r>
        <w:rPr>
          <w:rFonts w:eastAsia="楷体_GB2312"/>
          <w:sz w:val="28"/>
          <w:szCs w:val="28"/>
          <w:u w:val="single"/>
        </w:rPr>
        <w:t xml:space="preserve">    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 xml:space="preserve">   </w:t>
      </w:r>
      <w:r>
        <w:rPr>
          <w:rFonts w:eastAsia="楷体_GB2312"/>
          <w:sz w:val="28"/>
          <w:szCs w:val="28"/>
          <w:u w:val="single"/>
        </w:rPr>
        <w:t xml:space="preserve">   </w:t>
      </w:r>
      <w:r>
        <w:rPr>
          <w:rFonts w:eastAsia="楷体_GB2312"/>
          <w:sz w:val="28"/>
          <w:szCs w:val="28"/>
        </w:rPr>
        <w:t>成绩评定</w:t>
      </w:r>
      <w:r>
        <w:rPr>
          <w:rFonts w:eastAsia="楷体_GB2312"/>
          <w:sz w:val="28"/>
          <w:szCs w:val="28"/>
          <w:u w:val="single"/>
        </w:rPr>
        <w:t xml:space="preserve">          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eastAsia="楷体_GB2312"/>
          <w:sz w:val="28"/>
          <w:szCs w:val="28"/>
        </w:rPr>
      </w:pPr>
      <w:r>
        <w:rPr>
          <w:rFonts w:eastAsia="楷体_GB2312"/>
          <w:sz w:val="28"/>
          <w:szCs w:val="28"/>
        </w:rPr>
        <w:t>实验项目名称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 xml:space="preserve">    </w:t>
      </w:r>
      <w:r>
        <w:rPr>
          <w:rFonts w:hint="eastAsia" w:eastAsia="楷体_GB2312"/>
          <w:sz w:val="28"/>
          <w:szCs w:val="28"/>
          <w:u w:val="single"/>
        </w:rPr>
        <w:t>译码器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 xml:space="preserve">     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</w:rPr>
        <w:t>指导教师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 xml:space="preserve">   </w:t>
      </w:r>
      <w:r>
        <w:rPr>
          <w:rFonts w:hint="eastAsia" w:eastAsia="楷体_GB2312"/>
          <w:sz w:val="28"/>
          <w:szCs w:val="28"/>
          <w:u w:val="single"/>
        </w:rPr>
        <w:t>王传胜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 xml:space="preserve"> 梁倬骞</w:t>
      </w:r>
      <w:r>
        <w:rPr>
          <w:rFonts w:eastAsia="楷体_GB2312"/>
          <w:sz w:val="28"/>
          <w:szCs w:val="28"/>
          <w:u w:val="single"/>
        </w:rPr>
        <w:t xml:space="preserve">  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eastAsia="楷体_GB2312"/>
          <w:sz w:val="28"/>
          <w:szCs w:val="28"/>
          <w:u w:val="single"/>
        </w:rPr>
      </w:pPr>
      <w:r>
        <w:rPr>
          <w:rFonts w:eastAsia="楷体_GB2312"/>
          <w:sz w:val="28"/>
          <w:szCs w:val="28"/>
        </w:rPr>
        <w:t>实验项目编号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hint="eastAsia" w:eastAsia="楷体_GB2312"/>
          <w:sz w:val="28"/>
          <w:szCs w:val="28"/>
          <w:u w:val="single"/>
        </w:rPr>
        <w:t>080600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>3804</w:t>
      </w:r>
      <w:r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eastAsia="楷体_GB2312"/>
          <w:sz w:val="28"/>
          <w:szCs w:val="28"/>
        </w:rPr>
        <w:t>实验项目类型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>验证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</w:rPr>
        <w:t>实验地点</w:t>
      </w:r>
      <w:r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hint="eastAsia" w:eastAsia="楷体_GB2312"/>
          <w:sz w:val="28"/>
          <w:szCs w:val="28"/>
          <w:u w:val="single"/>
        </w:rPr>
        <w:t>N1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>2</w:t>
      </w:r>
      <w:r>
        <w:rPr>
          <w:rFonts w:hint="eastAsia" w:eastAsia="楷体_GB2312"/>
          <w:sz w:val="28"/>
          <w:szCs w:val="28"/>
          <w:u w:val="single"/>
        </w:rPr>
        <w:t>6</w:t>
      </w:r>
      <w:r>
        <w:rPr>
          <w:rFonts w:eastAsia="楷体_GB2312"/>
          <w:sz w:val="28"/>
          <w:szCs w:val="28"/>
          <w:u w:val="single"/>
        </w:rPr>
        <w:t xml:space="preserve"> 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eastAsia="楷体_GB2312"/>
          <w:sz w:val="28"/>
          <w:szCs w:val="28"/>
          <w:u w:val="single"/>
        </w:rPr>
      </w:pPr>
      <w:r>
        <w:rPr>
          <w:rFonts w:eastAsia="楷体_GB2312"/>
          <w:sz w:val="28"/>
          <w:szCs w:val="28"/>
        </w:rPr>
        <w:t>学生姓名</w:t>
      </w:r>
      <w:r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>邝庆璇</w:t>
      </w:r>
      <w:r>
        <w:rPr>
          <w:rFonts w:eastAsia="楷体_GB2312"/>
          <w:sz w:val="28"/>
          <w:szCs w:val="28"/>
          <w:u w:val="single"/>
        </w:rPr>
        <w:t xml:space="preserve">   </w:t>
      </w:r>
      <w:r>
        <w:rPr>
          <w:rFonts w:eastAsia="楷体_GB2312"/>
          <w:sz w:val="28"/>
          <w:szCs w:val="28"/>
        </w:rPr>
        <w:t>学号</w:t>
      </w:r>
      <w:r>
        <w:rPr>
          <w:rFonts w:eastAsia="楷体_GB2312"/>
          <w:sz w:val="28"/>
          <w:szCs w:val="28"/>
          <w:u w:val="single"/>
        </w:rPr>
        <w:t xml:space="preserve">     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>2016051598</w:t>
      </w:r>
      <w:r>
        <w:rPr>
          <w:rFonts w:eastAsia="楷体_GB2312"/>
          <w:sz w:val="28"/>
          <w:szCs w:val="28"/>
          <w:u w:val="single"/>
        </w:rPr>
        <w:t xml:space="preserve">                            </w:t>
      </w:r>
    </w:p>
    <w:p>
      <w:pPr>
        <w:keepNext w:val="0"/>
        <w:keepLines w:val="0"/>
        <w:pageBreakBefore w:val="0"/>
        <w:widowControl w:val="0"/>
        <w:numPr>
          <w:ins w:id="3" w:author="MC SYSTEM" w:date="2019-10-22T19:47:33Z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eastAsia="楷体_GB2312"/>
          <w:sz w:val="28"/>
          <w:szCs w:val="28"/>
          <w:u w:val="single"/>
        </w:rPr>
      </w:pPr>
      <w:r>
        <w:rPr>
          <w:rFonts w:eastAsia="楷体_GB2312"/>
          <w:sz w:val="28"/>
          <w:szCs w:val="28"/>
        </w:rPr>
        <w:t>学院</w:t>
      </w:r>
      <w:r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hint="eastAsia" w:eastAsia="楷体_GB2312"/>
          <w:sz w:val="28"/>
          <w:szCs w:val="28"/>
          <w:u w:val="single"/>
        </w:rPr>
        <w:t>信息科学技术</w:t>
      </w:r>
      <w:r>
        <w:rPr>
          <w:rFonts w:eastAsia="楷体_GB2312"/>
          <w:sz w:val="28"/>
          <w:szCs w:val="28"/>
          <w:u w:val="single"/>
        </w:rPr>
        <w:t xml:space="preserve">    </w:t>
      </w:r>
      <w:r>
        <w:rPr>
          <w:rFonts w:eastAsia="楷体_GB2312"/>
          <w:sz w:val="28"/>
          <w:szCs w:val="28"/>
        </w:rPr>
        <w:t>系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hint="eastAsia" w:eastAsia="楷体_GB2312"/>
          <w:sz w:val="28"/>
          <w:szCs w:val="28"/>
          <w:u w:val="single"/>
        </w:rPr>
        <w:t>计算机科学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</w:rPr>
        <w:t>专业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 xml:space="preserve">计算机科学与技术 </w:t>
      </w:r>
      <w:r>
        <w:rPr>
          <w:rFonts w:eastAsia="楷体_GB2312"/>
          <w:sz w:val="28"/>
          <w:szCs w:val="28"/>
          <w:u w:val="single"/>
        </w:rPr>
        <w:t xml:space="preserve">     </w:t>
      </w:r>
      <w:r>
        <w:rPr>
          <w:rFonts w:eastAsia="楷体_GB2312"/>
          <w:sz w:val="28"/>
          <w:szCs w:val="28"/>
        </w:rPr>
        <w:t xml:space="preserve">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eastAsia="楷体_GB2312"/>
          <w:sz w:val="28"/>
          <w:szCs w:val="28"/>
        </w:rPr>
      </w:pPr>
      <w:r>
        <w:rPr>
          <w:rFonts w:eastAsia="楷体_GB2312"/>
          <w:sz w:val="28"/>
          <w:szCs w:val="28"/>
        </w:rPr>
        <w:t>实验时间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>2019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</w:rPr>
        <w:t>年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>10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</w:rPr>
        <w:t>月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>28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</w:rPr>
        <w:t xml:space="preserve">日 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>上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</w:rPr>
        <w:t>午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ind w:leftChars="-278" w:firstLine="560" w:firstLineChars="200"/>
        <w:textAlignment w:val="auto"/>
        <w:outlineLvl w:val="9"/>
        <w:rPr>
          <w:rFonts w:eastAsia="楷体_GB2312"/>
          <w:sz w:val="28"/>
          <w:szCs w:val="28"/>
        </w:rPr>
      </w:pPr>
      <w:r>
        <w:rPr>
          <w:rFonts w:hint="eastAsia" w:eastAsia="楷体_GB2312"/>
          <w:sz w:val="28"/>
          <w:szCs w:val="28"/>
          <w:lang w:val="en-US" w:eastAsia="zh-CN"/>
        </w:rPr>
        <w:t>一、</w:t>
      </w:r>
      <w:r>
        <w:rPr>
          <w:rFonts w:eastAsia="楷体_GB2312"/>
          <w:sz w:val="28"/>
          <w:szCs w:val="28"/>
        </w:rPr>
        <w:t>实验目的</w:t>
      </w:r>
    </w:p>
    <w:p>
      <w:pPr>
        <w:pStyle w:val="7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ind w:left="774" w:leftChars="133" w:hanging="495" w:hangingChars="177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  <w:r>
        <w:rPr>
          <w:rFonts w:hint="eastAsia" w:eastAsia="楷体_GB2312"/>
          <w:sz w:val="28"/>
          <w:szCs w:val="28"/>
          <w:lang w:val="en-US" w:eastAsia="zh-CN"/>
        </w:rPr>
        <w:t>掌握用 Verilog HDL 进行数据流建模；</w:t>
      </w:r>
    </w:p>
    <w:p>
      <w:pPr>
        <w:pStyle w:val="7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ind w:left="774" w:leftChars="133" w:hanging="495" w:hangingChars="177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  <w:r>
        <w:rPr>
          <w:rFonts w:hint="eastAsia" w:eastAsia="楷体_GB2312"/>
          <w:sz w:val="28"/>
          <w:szCs w:val="28"/>
          <w:lang w:val="en-US" w:eastAsia="zh-CN"/>
        </w:rPr>
        <w:t>深入理解译码器的原理；</w:t>
      </w:r>
    </w:p>
    <w:p>
      <w:pPr>
        <w:pStyle w:val="7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ind w:left="774" w:leftChars="133" w:hanging="495" w:hangingChars="177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  <w:r>
        <w:rPr>
          <w:rFonts w:hint="eastAsia" w:eastAsia="楷体_GB2312"/>
          <w:sz w:val="28"/>
          <w:szCs w:val="28"/>
          <w:lang w:val="en-US" w:eastAsia="zh-CN"/>
        </w:rPr>
        <w:t>学会用 Verilog HDL 实现74LS138；</w:t>
      </w:r>
    </w:p>
    <w:p>
      <w:pPr>
        <w:pStyle w:val="7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ind w:left="778" w:leftChars="0" w:hanging="778" w:hangingChars="278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ind w:leftChars="-278" w:firstLine="560" w:firstLineChars="200"/>
        <w:textAlignment w:val="auto"/>
        <w:outlineLvl w:val="9"/>
        <w:rPr>
          <w:rFonts w:eastAsia="楷体_GB2312"/>
          <w:sz w:val="28"/>
          <w:szCs w:val="28"/>
        </w:rPr>
      </w:pPr>
      <w:r>
        <w:rPr>
          <w:rFonts w:hint="eastAsia" w:eastAsia="楷体_GB2312"/>
          <w:sz w:val="28"/>
          <w:szCs w:val="28"/>
          <w:lang w:val="en-US" w:eastAsia="zh-CN"/>
        </w:rPr>
        <w:t>二、</w:t>
      </w:r>
      <w:r>
        <w:rPr>
          <w:rFonts w:eastAsia="楷体_GB2312"/>
          <w:sz w:val="28"/>
          <w:szCs w:val="28"/>
        </w:rPr>
        <w:t>实验内容</w:t>
      </w:r>
    </w:p>
    <w:p>
      <w:pPr>
        <w:pStyle w:val="7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ind w:left="420" w:firstLine="0" w:firstLineChars="0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  <w:r>
        <w:rPr>
          <w:rFonts w:hint="eastAsia" w:eastAsia="楷体_GB2312"/>
          <w:sz w:val="28"/>
          <w:szCs w:val="28"/>
          <w:lang w:val="en-US" w:eastAsia="zh-CN"/>
        </w:rPr>
        <w:t>用Verilog HDL 语言实现74LS138的功能。</w:t>
      </w:r>
    </w:p>
    <w:p>
      <w:pPr>
        <w:pStyle w:val="7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ind w:left="0" w:leftChars="0" w:firstLine="0" w:firstLineChars="0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  <w:r>
        <w:rPr>
          <w:rFonts w:hint="eastAsia" w:eastAsia="楷体_GB2312"/>
          <w:sz w:val="28"/>
          <w:szCs w:val="28"/>
          <w:lang w:val="en-US" w:eastAsia="zh-CN"/>
        </w:rPr>
        <w:t>三、</w:t>
      </w:r>
      <w:r>
        <w:rPr>
          <w:rFonts w:hint="eastAsia" w:eastAsia="楷体_GB2312"/>
          <w:sz w:val="28"/>
          <w:szCs w:val="28"/>
        </w:rPr>
        <w:t>实验</w:t>
      </w:r>
      <w:r>
        <w:rPr>
          <w:rFonts w:hint="eastAsia" w:eastAsia="楷体_GB2312"/>
          <w:sz w:val="28"/>
          <w:szCs w:val="28"/>
          <w:lang w:val="en-US" w:eastAsia="zh-CN"/>
        </w:rPr>
        <w:t>程序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eastAsia" w:eastAsia="楷体_GB2312"/>
          <w:sz w:val="28"/>
          <w:szCs w:val="28"/>
          <w:lang w:val="en-US" w:eastAsia="zh-CN"/>
        </w:rPr>
        <w:t xml:space="preserve">exp1.v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>`timescale 1ns / 1ps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>//////////////////////////////////////////////////////////////////////////////////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Company: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Engineer: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>// Create Date: 2019/10/28 12:13:17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Design Name: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>// Module Name: exp_1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Project Name: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Target Devices: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Tool Versions: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Description: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Dependencies: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>// Revision: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>// Revision 0.01 - File Created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>// Additional Comments: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>//////////////////////////////////////////////////////////////////////////////////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>module exp_1(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input [2:0] G,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input [2:0] A,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output [7:0] Y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);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wire E_tmp = (G[0] &amp; ~(G[1]) &amp; ~(G[2]));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wire A0_not = ~A[0];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wire A1_not = ~A[1];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wire A2_not = ~A[2];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assign Y[0] = ~(A0_not &amp; A1_not &amp; A2_not &amp; E_tmp);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assign Y[1] = ~(A[0] &amp; A1_not &amp; A2_not &amp; E_tmp);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assign Y[2] = ~(A0_not &amp; A[1] &amp; A2_not &amp; E_tmp);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assign Y[3] = ~(A[0] &amp; A[1] &amp; A2_not &amp; E_tmp);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assign Y[4] = ~(A0_not &amp; A1_not &amp; A[2] &amp; E_tmp);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assign Y[5] = ~(A[0] &amp; A1_not &amp; A[2] &amp; E_tmp);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assign Y[6] = ~(A0_not &amp; A[1] &amp; A[2] &amp; E_tmp);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80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>assign Y[7] = ~(A[0] &amp; A[1] &amp; A[2] &amp; E_tmp);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80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>endmodule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default" w:eastAsia="楷体_GB2312"/>
          <w:sz w:val="28"/>
          <w:szCs w:val="28"/>
          <w:lang w:val="en-US" w:eastAsia="zh-CN"/>
        </w:rPr>
      </w:pPr>
      <w:r>
        <w:rPr>
          <w:rFonts w:hint="eastAsia" w:eastAsia="楷体_GB2312"/>
          <w:sz w:val="28"/>
          <w:szCs w:val="28"/>
          <w:lang w:val="en-US" w:eastAsia="zh-CN"/>
        </w:rPr>
        <w:t>四、仿真程序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default" w:eastAsia="楷体_GB2312"/>
          <w:sz w:val="28"/>
          <w:szCs w:val="28"/>
          <w:lang w:val="en-US" w:eastAsia="zh-CN"/>
        </w:rPr>
      </w:pPr>
      <w:r>
        <w:rPr>
          <w:rFonts w:hint="eastAsia" w:eastAsia="楷体_GB2312"/>
          <w:sz w:val="28"/>
          <w:szCs w:val="28"/>
          <w:lang w:val="en-US" w:eastAsia="zh-CN"/>
        </w:rPr>
        <w:t>sim_1.v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>`timescale 1ns / 1ps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>//////////////////////////////////////////////////////////////////////////////////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Company: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Engineer: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>// Create Date: 2019/10/28 12:16:20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Design Name: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>// Module Name: sim_1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Project Name: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Target Devices: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Tool Versions: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Description: 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>// Revision: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>// Revision 0.01 - File Created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>// Additional Comments: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>//////////////////////////////////////////////////////////////////////////////////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>module sim_1(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output [7:0] Y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);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   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reg [2:0] G;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80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>reg [2:0] A;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80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initial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begin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    assign A = 3'b000;   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    assign G = 3'b001;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end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always #20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begin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    assign A = A + 1;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end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80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>exp_1 exp_1(G, A, Y);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>Endmodule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eastAsia" w:ascii="Calibri" w:hAnsi="Calibri" w:eastAsia="楷体_GB2312" w:cs="Calibri"/>
          <w:sz w:val="24"/>
          <w:szCs w:val="24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  <w:r>
        <w:rPr>
          <w:rFonts w:hint="eastAsia" w:eastAsia="楷体_GB2312"/>
          <w:sz w:val="28"/>
          <w:szCs w:val="28"/>
          <w:lang w:val="en-US" w:eastAsia="zh-CN"/>
        </w:rPr>
        <w:t>五、仿真结果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  <w:r>
        <w:drawing>
          <wp:anchor distT="0" distB="0" distL="114300" distR="114300" simplePos="0" relativeHeight="251933696" behindDoc="0" locked="0" layoutInCell="1" allowOverlap="1">
            <wp:simplePos x="0" y="0"/>
            <wp:positionH relativeFrom="column">
              <wp:posOffset>41910</wp:posOffset>
            </wp:positionH>
            <wp:positionV relativeFrom="paragraph">
              <wp:posOffset>79375</wp:posOffset>
            </wp:positionV>
            <wp:extent cx="5166995" cy="2826385"/>
            <wp:effectExtent l="0" t="0" r="14605" b="12065"/>
            <wp:wrapNone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rcRect r="6201"/>
                    <a:stretch>
                      <a:fillRect/>
                    </a:stretch>
                  </pic:blipFill>
                  <pic:spPr>
                    <a:xfrm>
                      <a:off x="0" y="0"/>
                      <a:ext cx="5166995" cy="282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  <w:r>
        <w:rPr>
          <w:rFonts w:hint="eastAsia" w:eastAsia="楷体_GB2312"/>
          <w:sz w:val="28"/>
          <w:szCs w:val="28"/>
          <w:lang w:val="en-US" w:eastAsia="zh-CN"/>
        </w:rPr>
        <w:t>六、系统网表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default" w:eastAsia="楷体_GB2312"/>
          <w:sz w:val="28"/>
          <w:szCs w:val="28"/>
          <w:lang w:val="en-US" w:eastAsia="zh-CN"/>
        </w:rPr>
      </w:pPr>
      <w:r>
        <w:rPr>
          <w:rFonts w:hint="eastAsia" w:eastAsia="楷体_GB2312"/>
          <w:sz w:val="28"/>
          <w:szCs w:val="28"/>
          <w:lang w:val="en-US" w:eastAsia="zh-CN"/>
        </w:rPr>
        <w:t>RTL Analysis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  <w:r>
        <w:drawing>
          <wp:anchor distT="0" distB="0" distL="114300" distR="114300" simplePos="0" relativeHeight="260655104" behindDoc="0" locked="0" layoutInCell="1" allowOverlap="1">
            <wp:simplePos x="0" y="0"/>
            <wp:positionH relativeFrom="column">
              <wp:posOffset>-76200</wp:posOffset>
            </wp:positionH>
            <wp:positionV relativeFrom="paragraph">
              <wp:posOffset>5715</wp:posOffset>
            </wp:positionV>
            <wp:extent cx="5160645" cy="3003550"/>
            <wp:effectExtent l="0" t="0" r="1905" b="6350"/>
            <wp:wrapNone/>
            <wp:docPr id="4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60645" cy="300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default" w:eastAsia="楷体_GB2312"/>
          <w:sz w:val="28"/>
          <w:szCs w:val="28"/>
          <w:lang w:val="en-US" w:eastAsia="zh-CN"/>
        </w:rPr>
      </w:pPr>
      <w:r>
        <w:rPr>
          <w:rFonts w:hint="eastAsia" w:eastAsia="楷体_GB2312"/>
          <w:sz w:val="28"/>
          <w:szCs w:val="28"/>
          <w:lang w:val="en-US" w:eastAsia="zh-CN"/>
        </w:rPr>
        <w:t>Synthesis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  <w:r>
        <w:drawing>
          <wp:anchor distT="0" distB="0" distL="114300" distR="114300" simplePos="0" relativeHeight="251934720" behindDoc="1" locked="0" layoutInCell="1" allowOverlap="1">
            <wp:simplePos x="0" y="0"/>
            <wp:positionH relativeFrom="column">
              <wp:posOffset>272415</wp:posOffset>
            </wp:positionH>
            <wp:positionV relativeFrom="paragraph">
              <wp:posOffset>247650</wp:posOffset>
            </wp:positionV>
            <wp:extent cx="3154045" cy="5032375"/>
            <wp:effectExtent l="0" t="0" r="8255" b="15875"/>
            <wp:wrapNone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54045" cy="503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default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default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default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default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default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default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default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default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  <w:tab w:val="left" w:pos="189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  <w:tab w:val="left" w:pos="189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  <w:tab w:val="left" w:pos="189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  <w:tab w:val="left" w:pos="189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  <w:tab w:val="left" w:pos="189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  <w:tab w:val="left" w:pos="189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  <w:r>
        <w:rPr>
          <w:rFonts w:hint="eastAsia" w:eastAsia="楷体_GB2312"/>
          <w:sz w:val="28"/>
          <w:szCs w:val="28"/>
          <w:lang w:val="en-US" w:eastAsia="zh-CN"/>
        </w:rPr>
        <w:t>七、系统约束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  <w:bookmarkStart w:id="0" w:name="_GoBack"/>
      <w:r>
        <w:drawing>
          <wp:anchor distT="0" distB="0" distL="114300" distR="114300" simplePos="0" relativeHeight="251934720" behindDoc="0" locked="0" layoutInCell="1" allowOverlap="1">
            <wp:simplePos x="0" y="0"/>
            <wp:positionH relativeFrom="column">
              <wp:posOffset>220980</wp:posOffset>
            </wp:positionH>
            <wp:positionV relativeFrom="paragraph">
              <wp:posOffset>175260</wp:posOffset>
            </wp:positionV>
            <wp:extent cx="4413885" cy="3439160"/>
            <wp:effectExtent l="0" t="0" r="5715" b="8890"/>
            <wp:wrapNone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23"/>
                    <a:srcRect r="49466"/>
                    <a:stretch>
                      <a:fillRect/>
                    </a:stretch>
                  </pic:blipFill>
                  <pic:spPr>
                    <a:xfrm>
                      <a:off x="0" y="0"/>
                      <a:ext cx="4413885" cy="343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End w:id="0"/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  <w:r>
        <w:rPr>
          <w:rFonts w:hint="eastAsia" w:eastAsia="楷体_GB2312"/>
          <w:sz w:val="28"/>
          <w:szCs w:val="28"/>
          <w:lang w:val="en-US" w:eastAsia="zh-CN"/>
        </w:rPr>
        <w:t>八、实验结果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default" w:eastAsia="楷体_GB2312"/>
          <w:sz w:val="28"/>
          <w:szCs w:val="28"/>
          <w:lang w:val="en-US" w:eastAsia="zh-CN"/>
        </w:rPr>
      </w:pPr>
      <w:r>
        <w:rPr>
          <w:rFonts w:hint="eastAsia" w:eastAsia="楷体_GB2312"/>
          <w:sz w:val="28"/>
          <w:szCs w:val="28"/>
          <w:lang w:val="en-US" w:eastAsia="zh-CN"/>
        </w:rPr>
        <w:t>示例（A=101, G=001）：</w:t>
      </w:r>
    </w:p>
    <w:tbl>
      <w:tblPr>
        <w:tblStyle w:val="5"/>
        <w:tblW w:w="8310" w:type="dxa"/>
        <w:tblInd w:w="12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17"/>
        <w:gridCol w:w="3546"/>
        <w:gridCol w:w="35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217" w:type="dxa"/>
            <w:tcBorders>
              <w:top w:val="single" w:color="auto" w:sz="4" w:space="0"/>
              <w:left w:val="single" w:color="auto" w:sz="4" w:space="0"/>
            </w:tcBorders>
            <w:vAlign w:val="center"/>
          </w:tcPr>
          <w:p>
            <w:pPr>
              <w:pStyle w:val="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tabs>
                <w:tab w:val="left" w:pos="42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default" w:ascii="Cambria" w:hAnsi="Cambria" w:eastAsia="楷体_GB2312" w:cs="Cambr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Cambria" w:hAnsi="Cambria" w:eastAsia="楷体_GB2312" w:cs="Cambria"/>
                <w:sz w:val="24"/>
                <w:szCs w:val="24"/>
                <w:vertAlign w:val="baseline"/>
                <w:lang w:val="en-US" w:eastAsia="zh-CN"/>
              </w:rPr>
              <w:t>输入</w:t>
            </w:r>
          </w:p>
        </w:tc>
        <w:tc>
          <w:tcPr>
            <w:tcW w:w="3546" w:type="dxa"/>
            <w:tcBorders>
              <w:top w:val="single" w:color="auto" w:sz="4" w:space="0"/>
            </w:tcBorders>
            <w:vAlign w:val="center"/>
          </w:tcPr>
          <w:p>
            <w:pPr>
              <w:pStyle w:val="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tabs>
                <w:tab w:val="left" w:pos="42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default" w:ascii="Cambria" w:hAnsi="Cambria" w:eastAsia="楷体_GB2312" w:cs="Cambr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Cambria" w:hAnsi="Cambria" w:eastAsia="楷体_GB2312" w:cs="Cambria"/>
                <w:sz w:val="24"/>
                <w:szCs w:val="24"/>
                <w:vertAlign w:val="baseline"/>
                <w:lang w:val="en-US" w:eastAsia="zh-CN"/>
              </w:rPr>
              <w:t>A (A2 A1 A0)</w:t>
            </w:r>
          </w:p>
        </w:tc>
        <w:tc>
          <w:tcPr>
            <w:tcW w:w="3547" w:type="dxa"/>
            <w:tcBorders>
              <w:top w:val="single" w:color="auto" w:sz="4" w:space="0"/>
            </w:tcBorders>
            <w:vAlign w:val="center"/>
          </w:tcPr>
          <w:p>
            <w:pPr>
              <w:pStyle w:val="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tabs>
                <w:tab w:val="left" w:pos="42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default" w:ascii="Cambria" w:hAnsi="Cambria" w:eastAsia="楷体_GB2312" w:cs="Cambr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Cambria" w:hAnsi="Cambria" w:eastAsia="楷体_GB2312" w:cs="Cambria"/>
                <w:sz w:val="24"/>
                <w:szCs w:val="24"/>
                <w:vertAlign w:val="baseline"/>
                <w:lang w:val="en-US" w:eastAsia="zh-CN"/>
              </w:rPr>
              <w:t>G (G3 G2 G1)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217" w:type="dxa"/>
            <w:tcBorders>
              <w:left w:val="single" w:color="auto" w:sz="4" w:space="0"/>
            </w:tcBorders>
            <w:vAlign w:val="center"/>
          </w:tcPr>
          <w:p>
            <w:pPr>
              <w:pStyle w:val="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tabs>
                <w:tab w:val="left" w:pos="42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default" w:ascii="Cambria" w:hAnsi="Cambria" w:eastAsia="楷体_GB2312" w:cs="Cambr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Cambria" w:hAnsi="Cambria" w:eastAsia="楷体_GB2312" w:cs="Cambria"/>
                <w:sz w:val="24"/>
                <w:szCs w:val="24"/>
                <w:vertAlign w:val="baseline"/>
                <w:lang w:val="en-US" w:eastAsia="zh-CN"/>
              </w:rPr>
              <w:t>输入端口</w:t>
            </w:r>
          </w:p>
        </w:tc>
        <w:tc>
          <w:tcPr>
            <w:tcW w:w="3546" w:type="dxa"/>
            <w:vAlign w:val="center"/>
          </w:tcPr>
          <w:p>
            <w:pPr>
              <w:pStyle w:val="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tabs>
                <w:tab w:val="left" w:pos="42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default" w:ascii="Cambria" w:hAnsi="Cambria" w:eastAsia="楷体_GB2312" w:cs="Cambr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Cambria" w:hAnsi="Cambria" w:eastAsia="楷体_GB2312" w:cs="Cambria"/>
                <w:sz w:val="24"/>
                <w:szCs w:val="24"/>
                <w:vertAlign w:val="baseline"/>
                <w:lang w:val="en-US" w:eastAsia="zh-CN"/>
              </w:rPr>
              <w:t>P5 P4 P3</w:t>
            </w:r>
          </w:p>
        </w:tc>
        <w:tc>
          <w:tcPr>
            <w:tcW w:w="3547" w:type="dxa"/>
            <w:vAlign w:val="center"/>
          </w:tcPr>
          <w:p>
            <w:pPr>
              <w:pStyle w:val="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tabs>
                <w:tab w:val="left" w:pos="42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default" w:ascii="Cambria" w:hAnsi="Cambria" w:eastAsia="楷体_GB2312" w:cs="Cambr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Cambria" w:hAnsi="Cambria" w:eastAsia="楷体_GB2312" w:cs="Cambria"/>
                <w:sz w:val="24"/>
                <w:szCs w:val="24"/>
                <w:vertAlign w:val="baseline"/>
                <w:lang w:val="en-US" w:eastAsia="zh-CN"/>
              </w:rPr>
              <w:t>P</w:t>
            </w:r>
            <w:r>
              <w:rPr>
                <w:rFonts w:hint="eastAsia" w:ascii="Cambria" w:hAnsi="Cambria" w:eastAsia="楷体_GB2312" w:cs="Cambria"/>
                <w:sz w:val="24"/>
                <w:szCs w:val="24"/>
                <w:vertAlign w:val="baseline"/>
                <w:lang w:val="en-US" w:eastAsia="zh-CN"/>
              </w:rPr>
              <w:t>2 R2 M4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217" w:type="dxa"/>
            <w:tcBorders>
              <w:left w:val="single" w:color="auto" w:sz="4" w:space="0"/>
              <w:bottom w:val="single" w:color="auto" w:sz="4" w:space="0"/>
            </w:tcBorders>
            <w:vAlign w:val="center"/>
          </w:tcPr>
          <w:p>
            <w:pPr>
              <w:pStyle w:val="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tabs>
                <w:tab w:val="left" w:pos="42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default" w:ascii="Cambria" w:hAnsi="Cambria" w:eastAsia="楷体_GB2312" w:cs="Cambr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Cambria" w:hAnsi="Cambria" w:eastAsia="楷体_GB2312" w:cs="Cambria"/>
                <w:sz w:val="24"/>
                <w:szCs w:val="24"/>
                <w:vertAlign w:val="baseline"/>
                <w:lang w:val="en-US" w:eastAsia="zh-CN"/>
              </w:rPr>
              <w:t>输入</w:t>
            </w:r>
            <w:r>
              <w:rPr>
                <w:rFonts w:hint="eastAsia" w:ascii="Cambria" w:hAnsi="Cambria" w:eastAsia="楷体_GB2312" w:cs="Cambria"/>
                <w:sz w:val="24"/>
                <w:szCs w:val="24"/>
                <w:vertAlign w:val="baseline"/>
                <w:lang w:val="en-US" w:eastAsia="zh-CN"/>
              </w:rPr>
              <w:t>的值</w:t>
            </w:r>
          </w:p>
        </w:tc>
        <w:tc>
          <w:tcPr>
            <w:tcW w:w="3546" w:type="dxa"/>
            <w:tcBorders>
              <w:bottom w:val="single" w:color="auto" w:sz="4" w:space="0"/>
            </w:tcBorders>
            <w:vAlign w:val="center"/>
          </w:tcPr>
          <w:p>
            <w:pPr>
              <w:pStyle w:val="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tabs>
                <w:tab w:val="left" w:pos="42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default" w:ascii="Cambria" w:hAnsi="Cambria" w:eastAsia="楷体_GB2312" w:cs="Cambr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Cambria" w:hAnsi="Cambria" w:eastAsia="楷体_GB2312" w:cs="Cambria"/>
                <w:sz w:val="24"/>
                <w:szCs w:val="24"/>
                <w:vertAlign w:val="baseline"/>
                <w:lang w:val="en-US" w:eastAsia="zh-CN"/>
              </w:rPr>
              <w:t>1 0 1</w:t>
            </w:r>
          </w:p>
        </w:tc>
        <w:tc>
          <w:tcPr>
            <w:tcW w:w="3547" w:type="dxa"/>
            <w:tcBorders>
              <w:bottom w:val="single" w:color="auto" w:sz="4" w:space="0"/>
            </w:tcBorders>
            <w:vAlign w:val="center"/>
          </w:tcPr>
          <w:p>
            <w:pPr>
              <w:pStyle w:val="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tabs>
                <w:tab w:val="left" w:pos="42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default" w:ascii="Cambria" w:hAnsi="Cambria" w:eastAsia="楷体_GB2312" w:cs="Cambr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Cambria" w:hAnsi="Cambria" w:eastAsia="楷体_GB2312" w:cs="Cambria"/>
                <w:sz w:val="24"/>
                <w:szCs w:val="24"/>
                <w:vertAlign w:val="baseline"/>
                <w:lang w:val="en-US" w:eastAsia="zh-CN"/>
              </w:rPr>
              <w:t>0 0 1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217" w:type="dxa"/>
            <w:tcBorders>
              <w:top w:val="single" w:color="auto" w:sz="4" w:space="0"/>
            </w:tcBorders>
            <w:vAlign w:val="center"/>
          </w:tcPr>
          <w:p>
            <w:pPr>
              <w:pStyle w:val="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tabs>
                <w:tab w:val="left" w:pos="42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80" w:lineRule="exact"/>
              <w:ind w:left="0" w:leftChars="0" w:firstLine="0" w:firstLineChars="0"/>
              <w:jc w:val="center"/>
              <w:textAlignment w:val="auto"/>
              <w:outlineLvl w:val="9"/>
              <w:rPr>
                <w:rFonts w:hint="default" w:eastAsia="楷体_GB2312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eastAsia="楷体_GB2312"/>
                <w:sz w:val="24"/>
                <w:szCs w:val="24"/>
                <w:vertAlign w:val="baseline"/>
                <w:lang w:val="en-US" w:eastAsia="zh-CN"/>
              </w:rPr>
              <w:t>输出</w:t>
            </w:r>
          </w:p>
        </w:tc>
        <w:tc>
          <w:tcPr>
            <w:tcW w:w="7093" w:type="dxa"/>
            <w:gridSpan w:val="2"/>
            <w:tcBorders>
              <w:top w:val="single" w:color="auto" w:sz="4" w:space="0"/>
            </w:tcBorders>
            <w:vAlign w:val="center"/>
          </w:tcPr>
          <w:p>
            <w:pPr>
              <w:pStyle w:val="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tabs>
                <w:tab w:val="left" w:pos="42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80" w:lineRule="exact"/>
              <w:ind w:left="0" w:leftChars="0" w:firstLine="0" w:firstLineChars="0"/>
              <w:jc w:val="center"/>
              <w:textAlignment w:val="auto"/>
              <w:outlineLvl w:val="9"/>
              <w:rPr>
                <w:rFonts w:hint="default" w:eastAsia="楷体_GB2312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Cambria" w:hAnsi="Cambria" w:eastAsia="楷体_GB2312" w:cs="Cambria"/>
                <w:sz w:val="24"/>
                <w:szCs w:val="24"/>
                <w:vertAlign w:val="baseline"/>
                <w:lang w:val="en-US" w:eastAsia="zh-CN"/>
              </w:rPr>
              <w:t>Y (Y7  Y6  Y5  Y4  Y3  Y2  Y1  Y0)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217" w:type="dxa"/>
            <w:vAlign w:val="center"/>
          </w:tcPr>
          <w:p>
            <w:pPr>
              <w:pStyle w:val="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tabs>
                <w:tab w:val="left" w:pos="42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80" w:lineRule="exact"/>
              <w:ind w:left="0" w:leftChars="0" w:firstLine="0" w:firstLineChars="0"/>
              <w:jc w:val="center"/>
              <w:textAlignment w:val="auto"/>
              <w:outlineLvl w:val="9"/>
              <w:rPr>
                <w:rFonts w:hint="eastAsia" w:eastAsia="楷体_GB2312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eastAsia="楷体_GB2312"/>
                <w:sz w:val="24"/>
                <w:szCs w:val="24"/>
                <w:vertAlign w:val="baseline"/>
                <w:lang w:val="en-US" w:eastAsia="zh-CN"/>
              </w:rPr>
              <w:t>输出端口</w:t>
            </w:r>
          </w:p>
        </w:tc>
        <w:tc>
          <w:tcPr>
            <w:tcW w:w="7093" w:type="dxa"/>
            <w:gridSpan w:val="2"/>
            <w:vAlign w:val="center"/>
          </w:tcPr>
          <w:p>
            <w:pPr>
              <w:pStyle w:val="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tabs>
                <w:tab w:val="left" w:pos="42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80" w:lineRule="exact"/>
              <w:ind w:left="0" w:leftChars="0" w:firstLine="0" w:firstLineChars="0"/>
              <w:jc w:val="center"/>
              <w:textAlignment w:val="auto"/>
              <w:outlineLvl w:val="9"/>
              <w:rPr>
                <w:rFonts w:hint="default" w:eastAsia="楷体_GB2312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eastAsia="楷体_GB2312"/>
                <w:sz w:val="24"/>
                <w:szCs w:val="24"/>
                <w:vertAlign w:val="baseline"/>
                <w:lang w:val="en-US" w:eastAsia="zh-CN"/>
              </w:rPr>
              <w:t xml:space="preserve"> F6  G4  G3  J4  H4  J3  J2  K2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217" w:type="dxa"/>
            <w:vAlign w:val="center"/>
          </w:tcPr>
          <w:p>
            <w:pPr>
              <w:pStyle w:val="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tabs>
                <w:tab w:val="left" w:pos="42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80" w:lineRule="exact"/>
              <w:ind w:left="0" w:leftChars="0" w:firstLine="0" w:firstLineChars="0"/>
              <w:jc w:val="center"/>
              <w:textAlignment w:val="auto"/>
              <w:outlineLvl w:val="9"/>
              <w:rPr>
                <w:rFonts w:hint="default" w:eastAsia="楷体_GB2312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eastAsia="楷体_GB2312"/>
                <w:sz w:val="24"/>
                <w:szCs w:val="24"/>
                <w:vertAlign w:val="baseline"/>
                <w:lang w:val="en-US" w:eastAsia="zh-CN"/>
              </w:rPr>
              <w:t>输出的值</w:t>
            </w:r>
          </w:p>
        </w:tc>
        <w:tc>
          <w:tcPr>
            <w:tcW w:w="7093" w:type="dxa"/>
            <w:gridSpan w:val="2"/>
            <w:vAlign w:val="center"/>
          </w:tcPr>
          <w:p>
            <w:pPr>
              <w:pStyle w:val="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tabs>
                <w:tab w:val="left" w:pos="42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80" w:lineRule="exact"/>
              <w:ind w:left="0" w:leftChars="0" w:firstLine="0" w:firstLineChars="0"/>
              <w:jc w:val="center"/>
              <w:textAlignment w:val="auto"/>
              <w:outlineLvl w:val="9"/>
              <w:rPr>
                <w:rFonts w:hint="default" w:eastAsia="楷体_GB2312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eastAsia="楷体_GB2312"/>
                <w:sz w:val="24"/>
                <w:szCs w:val="24"/>
                <w:vertAlign w:val="baseline"/>
                <w:lang w:val="en-US" w:eastAsia="zh-CN"/>
              </w:rPr>
              <w:t>1   1   0   1   1   1   1   1</w:t>
            </w:r>
          </w:p>
        </w:tc>
      </w:tr>
    </w:tbl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default" w:eastAsia="楷体_GB2312"/>
          <w:sz w:val="28"/>
          <w:szCs w:val="28"/>
          <w:lang w:val="en-US" w:eastAsia="zh-CN"/>
        </w:rPr>
      </w:pPr>
      <w:r>
        <w:rPr>
          <w:rFonts w:hint="eastAsia" w:eastAsia="楷体_GB2312"/>
          <w:sz w:val="28"/>
          <w:szCs w:val="28"/>
          <w:lang w:val="en-US" w:eastAsia="zh-CN"/>
        </w:rPr>
        <w:t>（照片见下页）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  <w:r>
        <w:rPr>
          <w:rFonts w:hint="default" w:eastAsia="楷体_GB2312"/>
          <w:sz w:val="28"/>
          <w:szCs w:val="28"/>
          <w:lang w:val="en-US" w:eastAsia="zh-CN"/>
        </w:rPr>
        <w:drawing>
          <wp:anchor distT="0" distB="0" distL="114300" distR="114300" simplePos="0" relativeHeight="251935744" behindDoc="0" locked="0" layoutInCell="1" allowOverlap="1">
            <wp:simplePos x="0" y="0"/>
            <wp:positionH relativeFrom="column">
              <wp:posOffset>7620</wp:posOffset>
            </wp:positionH>
            <wp:positionV relativeFrom="paragraph">
              <wp:posOffset>-59690</wp:posOffset>
            </wp:positionV>
            <wp:extent cx="5017135" cy="3234055"/>
            <wp:effectExtent l="0" t="0" r="12065" b="4445"/>
            <wp:wrapNone/>
            <wp:docPr id="19" name="图片 19" descr="e4378e63d48dd5e48ad490a50e12ec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e4378e63d48dd5e48ad490a50e12ec2"/>
                    <pic:cNvPicPr>
                      <a:picLocks noChangeAspect="1"/>
                    </pic:cNvPicPr>
                  </pic:nvPicPr>
                  <pic:blipFill>
                    <a:blip r:embed="rId24"/>
                    <a:srcRect l="16072" t="6976" b="20897"/>
                    <a:stretch>
                      <a:fillRect/>
                    </a:stretch>
                  </pic:blipFill>
                  <pic:spPr>
                    <a:xfrm>
                      <a:off x="0" y="0"/>
                      <a:ext cx="5017135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default" w:eastAsia="楷体_GB2312"/>
          <w:sz w:val="28"/>
          <w:szCs w:val="28"/>
          <w:lang w:val="en-US" w:eastAsia="zh-CN"/>
        </w:rPr>
      </w:pPr>
      <w:r>
        <w:rPr>
          <w:rFonts w:hint="eastAsia" w:eastAsia="楷体_GB2312"/>
          <w:sz w:val="28"/>
          <w:szCs w:val="28"/>
          <w:lang w:val="en-US" w:eastAsia="zh-CN"/>
        </w:rPr>
        <w:t>九、实验体会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default" w:eastAsia="楷体_GB2312"/>
          <w:sz w:val="28"/>
          <w:szCs w:val="28"/>
          <w:lang w:val="en-US" w:eastAsia="zh-CN"/>
        </w:rPr>
      </w:pPr>
      <w:r>
        <w:rPr>
          <w:rFonts w:hint="eastAsia" w:eastAsia="楷体_GB2312"/>
          <w:sz w:val="28"/>
          <w:szCs w:val="28"/>
          <w:lang w:val="en-US" w:eastAsia="zh-CN"/>
        </w:rPr>
        <w:tab/>
      </w:r>
      <w:r>
        <w:rPr>
          <w:rFonts w:hint="eastAsia" w:eastAsia="楷体_GB2312"/>
          <w:sz w:val="28"/>
          <w:szCs w:val="28"/>
          <w:lang w:val="en-US" w:eastAsia="zh-CN"/>
        </w:rPr>
        <w:t>在做之前的经验积累铺垫下，此次实验完成得比较顺利。但因为一开始的时候是照着图而不是真值表来编码，而图的线路比较复杂（看起来），所以很容易乱；然后改成看真值表，就容易找得到规律了。另外，要注意细心一点儿。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tabs>
          <w:tab w:val="center" w:pos="4153"/>
        </w:tabs>
        <w:jc w:val="both"/>
        <w:rPr>
          <w:rFonts w:hint="default"/>
          <w:b/>
          <w:sz w:val="32"/>
          <w:szCs w:val="32"/>
          <w:lang w:val="en-US" w:eastAsia="zh-CN"/>
        </w:rPr>
      </w:pPr>
    </w:p>
    <w:p>
      <w:pPr>
        <w:tabs>
          <w:tab w:val="center" w:pos="4153"/>
        </w:tabs>
        <w:jc w:val="both"/>
        <w:rPr>
          <w:rFonts w:hint="default"/>
          <w:b/>
          <w:sz w:val="32"/>
          <w:szCs w:val="32"/>
          <w:lang w:val="en-US" w:eastAsia="zh-CN"/>
        </w:rPr>
      </w:pPr>
    </w:p>
    <w:p>
      <w:pPr>
        <w:tabs>
          <w:tab w:val="center" w:pos="4153"/>
        </w:tabs>
        <w:jc w:val="both"/>
        <w:rPr>
          <w:rFonts w:hint="default"/>
          <w:b/>
          <w:sz w:val="32"/>
          <w:szCs w:val="32"/>
          <w:lang w:val="en-US" w:eastAsia="zh-CN"/>
        </w:rPr>
      </w:pPr>
    </w:p>
    <w:p>
      <w:pPr>
        <w:tabs>
          <w:tab w:val="center" w:pos="4153"/>
        </w:tabs>
        <w:jc w:val="both"/>
        <w:rPr>
          <w:rFonts w:hint="default"/>
          <w:b/>
          <w:sz w:val="32"/>
          <w:szCs w:val="32"/>
          <w:lang w:val="en-US" w:eastAsia="zh-CN"/>
        </w:rPr>
      </w:pPr>
    </w:p>
    <w:p>
      <w:pPr>
        <w:tabs>
          <w:tab w:val="center" w:pos="4153"/>
        </w:tabs>
        <w:jc w:val="both"/>
        <w:rPr>
          <w:rFonts w:hint="default"/>
          <w:b/>
          <w:sz w:val="32"/>
          <w:szCs w:val="32"/>
          <w:lang w:val="en-US" w:eastAsia="zh-CN"/>
        </w:rPr>
      </w:pPr>
    </w:p>
    <w:p>
      <w:pPr>
        <w:tabs>
          <w:tab w:val="center" w:pos="4153"/>
        </w:tabs>
        <w:jc w:val="both"/>
        <w:rPr>
          <w:rFonts w:hint="default"/>
          <w:b/>
          <w:sz w:val="32"/>
          <w:szCs w:val="32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jc w:val="center"/>
        <w:textAlignment w:val="auto"/>
        <w:outlineLvl w:val="9"/>
        <w:rPr>
          <w:rFonts w:eastAsia="楷体_GB2312"/>
          <w:b/>
          <w:sz w:val="44"/>
          <w:szCs w:val="4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jc w:val="center"/>
        <w:textAlignment w:val="auto"/>
        <w:outlineLvl w:val="9"/>
        <w:rPr>
          <w:rFonts w:eastAsia="楷体_GB2312"/>
          <w:b/>
          <w:sz w:val="44"/>
          <w:szCs w:val="44"/>
        </w:rPr>
      </w:pPr>
      <w:r>
        <w:rPr>
          <w:rFonts w:eastAsia="楷体_GB2312"/>
          <w:b/>
          <w:sz w:val="44"/>
          <w:szCs w:val="44"/>
        </w:rPr>
        <w:t>暨南大学本科实验报告专用纸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eastAsia="楷体_GB2312"/>
          <w:sz w:val="28"/>
          <w:szCs w:val="28"/>
        </w:rPr>
      </w:pPr>
      <w:r>
        <w:rPr>
          <w:rFonts w:eastAsia="楷体_GB2312"/>
          <w:sz w:val="28"/>
          <w:szCs w:val="28"/>
        </w:rPr>
        <w:t>课程名称</w:t>
      </w:r>
      <w:r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 xml:space="preserve">      数字逻辑</w:t>
      </w:r>
      <w:r>
        <w:rPr>
          <w:rFonts w:hint="eastAsia" w:eastAsia="楷体_GB2312"/>
          <w:sz w:val="28"/>
          <w:szCs w:val="28"/>
          <w:u w:val="single"/>
        </w:rPr>
        <w:t>实验</w:t>
      </w:r>
      <w:r>
        <w:rPr>
          <w:rFonts w:eastAsia="楷体_GB2312"/>
          <w:sz w:val="28"/>
          <w:szCs w:val="28"/>
          <w:u w:val="single"/>
        </w:rPr>
        <w:t xml:space="preserve">    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 xml:space="preserve">   </w:t>
      </w:r>
      <w:r>
        <w:rPr>
          <w:rFonts w:eastAsia="楷体_GB2312"/>
          <w:sz w:val="28"/>
          <w:szCs w:val="28"/>
          <w:u w:val="single"/>
        </w:rPr>
        <w:t xml:space="preserve">   </w:t>
      </w:r>
      <w:r>
        <w:rPr>
          <w:rFonts w:eastAsia="楷体_GB2312"/>
          <w:sz w:val="28"/>
          <w:szCs w:val="28"/>
        </w:rPr>
        <w:t>成绩评定</w:t>
      </w:r>
      <w:r>
        <w:rPr>
          <w:rFonts w:eastAsia="楷体_GB2312"/>
          <w:sz w:val="28"/>
          <w:szCs w:val="28"/>
          <w:u w:val="single"/>
        </w:rPr>
        <w:t xml:space="preserve">          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eastAsia="楷体_GB2312"/>
          <w:sz w:val="28"/>
          <w:szCs w:val="28"/>
        </w:rPr>
      </w:pPr>
      <w:r>
        <w:rPr>
          <w:rFonts w:eastAsia="楷体_GB2312"/>
          <w:sz w:val="28"/>
          <w:szCs w:val="28"/>
        </w:rPr>
        <w:t>实验项目名称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 xml:space="preserve">    数字比较器     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</w:rPr>
        <w:t>指导教师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 xml:space="preserve">   </w:t>
      </w:r>
      <w:r>
        <w:rPr>
          <w:rFonts w:hint="eastAsia" w:eastAsia="楷体_GB2312"/>
          <w:sz w:val="28"/>
          <w:szCs w:val="28"/>
          <w:u w:val="single"/>
        </w:rPr>
        <w:t>王传胜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 xml:space="preserve"> 梁倬骞</w:t>
      </w:r>
      <w:r>
        <w:rPr>
          <w:rFonts w:eastAsia="楷体_GB2312"/>
          <w:sz w:val="28"/>
          <w:szCs w:val="28"/>
          <w:u w:val="single"/>
        </w:rPr>
        <w:t xml:space="preserve">  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eastAsia="楷体_GB2312"/>
          <w:sz w:val="28"/>
          <w:szCs w:val="28"/>
          <w:u w:val="single"/>
        </w:rPr>
      </w:pPr>
      <w:r>
        <w:rPr>
          <w:rFonts w:eastAsia="楷体_GB2312"/>
          <w:sz w:val="28"/>
          <w:szCs w:val="28"/>
        </w:rPr>
        <w:t>实验项目编号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hint="eastAsia" w:eastAsia="楷体_GB2312"/>
          <w:sz w:val="28"/>
          <w:szCs w:val="28"/>
          <w:u w:val="single"/>
        </w:rPr>
        <w:t>080600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>3805</w:t>
      </w:r>
      <w:r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eastAsia="楷体_GB2312"/>
          <w:sz w:val="28"/>
          <w:szCs w:val="28"/>
        </w:rPr>
        <w:t>实验项目类型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>验证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</w:rPr>
        <w:t>实验地点</w:t>
      </w:r>
      <w:r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hint="eastAsia" w:eastAsia="楷体_GB2312"/>
          <w:sz w:val="28"/>
          <w:szCs w:val="28"/>
          <w:u w:val="single"/>
        </w:rPr>
        <w:t>N1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>2</w:t>
      </w:r>
      <w:r>
        <w:rPr>
          <w:rFonts w:hint="eastAsia" w:eastAsia="楷体_GB2312"/>
          <w:sz w:val="28"/>
          <w:szCs w:val="28"/>
          <w:u w:val="single"/>
        </w:rPr>
        <w:t>6</w:t>
      </w:r>
      <w:r>
        <w:rPr>
          <w:rFonts w:eastAsia="楷体_GB2312"/>
          <w:sz w:val="28"/>
          <w:szCs w:val="28"/>
          <w:u w:val="single"/>
        </w:rPr>
        <w:t xml:space="preserve"> 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eastAsia="楷体_GB2312"/>
          <w:sz w:val="28"/>
          <w:szCs w:val="28"/>
          <w:u w:val="single"/>
        </w:rPr>
      </w:pPr>
      <w:r>
        <w:rPr>
          <w:rFonts w:eastAsia="楷体_GB2312"/>
          <w:sz w:val="28"/>
          <w:szCs w:val="28"/>
        </w:rPr>
        <w:t>学生姓名</w:t>
      </w:r>
      <w:r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>邝庆璇</w:t>
      </w:r>
      <w:r>
        <w:rPr>
          <w:rFonts w:eastAsia="楷体_GB2312"/>
          <w:sz w:val="28"/>
          <w:szCs w:val="28"/>
          <w:u w:val="single"/>
        </w:rPr>
        <w:t xml:space="preserve">   </w:t>
      </w:r>
      <w:r>
        <w:rPr>
          <w:rFonts w:eastAsia="楷体_GB2312"/>
          <w:sz w:val="28"/>
          <w:szCs w:val="28"/>
        </w:rPr>
        <w:t>学号</w:t>
      </w:r>
      <w:r>
        <w:rPr>
          <w:rFonts w:eastAsia="楷体_GB2312"/>
          <w:sz w:val="28"/>
          <w:szCs w:val="28"/>
          <w:u w:val="single"/>
        </w:rPr>
        <w:t xml:space="preserve">     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>2016051598</w:t>
      </w:r>
      <w:r>
        <w:rPr>
          <w:rFonts w:eastAsia="楷体_GB2312"/>
          <w:sz w:val="28"/>
          <w:szCs w:val="28"/>
          <w:u w:val="single"/>
        </w:rPr>
        <w:t xml:space="preserve">                            </w:t>
      </w:r>
    </w:p>
    <w:p>
      <w:pPr>
        <w:keepNext w:val="0"/>
        <w:keepLines w:val="0"/>
        <w:pageBreakBefore w:val="0"/>
        <w:widowControl w:val="0"/>
        <w:numPr>
          <w:ins w:id="4" w:author="MC SYSTEM" w:date="2019-10-22T19:47:33Z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eastAsia="楷体_GB2312"/>
          <w:sz w:val="28"/>
          <w:szCs w:val="28"/>
          <w:u w:val="single"/>
        </w:rPr>
      </w:pPr>
      <w:r>
        <w:rPr>
          <w:rFonts w:eastAsia="楷体_GB2312"/>
          <w:sz w:val="28"/>
          <w:szCs w:val="28"/>
        </w:rPr>
        <w:t>学院</w:t>
      </w:r>
      <w:r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hint="eastAsia" w:eastAsia="楷体_GB2312"/>
          <w:sz w:val="28"/>
          <w:szCs w:val="28"/>
          <w:u w:val="single"/>
        </w:rPr>
        <w:t>信息科学技术</w:t>
      </w:r>
      <w:r>
        <w:rPr>
          <w:rFonts w:eastAsia="楷体_GB2312"/>
          <w:sz w:val="28"/>
          <w:szCs w:val="28"/>
          <w:u w:val="single"/>
        </w:rPr>
        <w:t xml:space="preserve">    </w:t>
      </w:r>
      <w:r>
        <w:rPr>
          <w:rFonts w:eastAsia="楷体_GB2312"/>
          <w:sz w:val="28"/>
          <w:szCs w:val="28"/>
        </w:rPr>
        <w:t>系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hint="eastAsia" w:eastAsia="楷体_GB2312"/>
          <w:sz w:val="28"/>
          <w:szCs w:val="28"/>
          <w:u w:val="single"/>
        </w:rPr>
        <w:t>计算机科学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</w:rPr>
        <w:t>专业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 xml:space="preserve">计算机科学与技术 </w:t>
      </w:r>
      <w:r>
        <w:rPr>
          <w:rFonts w:eastAsia="楷体_GB2312"/>
          <w:sz w:val="28"/>
          <w:szCs w:val="28"/>
          <w:u w:val="single"/>
        </w:rPr>
        <w:t xml:space="preserve">     </w:t>
      </w:r>
      <w:r>
        <w:rPr>
          <w:rFonts w:eastAsia="楷体_GB2312"/>
          <w:sz w:val="28"/>
          <w:szCs w:val="28"/>
        </w:rPr>
        <w:t xml:space="preserve">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eastAsia="楷体_GB2312"/>
          <w:sz w:val="28"/>
          <w:szCs w:val="28"/>
        </w:rPr>
      </w:pPr>
      <w:r>
        <w:rPr>
          <w:rFonts w:eastAsia="楷体_GB2312"/>
          <w:sz w:val="28"/>
          <w:szCs w:val="28"/>
        </w:rPr>
        <w:t>实验时间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>2019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</w:rPr>
        <w:t>年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>11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</w:rPr>
        <w:t>月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>04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</w:rPr>
        <w:t xml:space="preserve">日 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>上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</w:rPr>
        <w:t>午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ind w:leftChars="-278" w:firstLine="560" w:firstLineChars="200"/>
        <w:textAlignment w:val="auto"/>
        <w:outlineLvl w:val="9"/>
        <w:rPr>
          <w:rFonts w:eastAsia="楷体_GB2312"/>
          <w:sz w:val="28"/>
          <w:szCs w:val="28"/>
        </w:rPr>
      </w:pPr>
      <w:r>
        <w:rPr>
          <w:rFonts w:hint="eastAsia" w:eastAsia="楷体_GB2312"/>
          <w:sz w:val="28"/>
          <w:szCs w:val="28"/>
          <w:lang w:val="en-US" w:eastAsia="zh-CN"/>
        </w:rPr>
        <w:t>一、</w:t>
      </w:r>
      <w:r>
        <w:rPr>
          <w:rFonts w:eastAsia="楷体_GB2312"/>
          <w:sz w:val="28"/>
          <w:szCs w:val="28"/>
        </w:rPr>
        <w:t>实验目的</w:t>
      </w:r>
    </w:p>
    <w:p>
      <w:pPr>
        <w:pStyle w:val="7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ind w:left="774" w:leftChars="133" w:hanging="495" w:hangingChars="177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  <w:r>
        <w:rPr>
          <w:rFonts w:hint="eastAsia" w:eastAsia="楷体_GB2312"/>
          <w:sz w:val="28"/>
          <w:szCs w:val="28"/>
          <w:lang w:val="en-US" w:eastAsia="zh-CN"/>
        </w:rPr>
        <w:t>掌握Verilog HDL进行数据流建模；</w:t>
      </w:r>
    </w:p>
    <w:p>
      <w:pPr>
        <w:pStyle w:val="7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ind w:left="774" w:leftChars="133" w:hanging="495" w:hangingChars="177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  <w:r>
        <w:rPr>
          <w:rFonts w:hint="eastAsia" w:eastAsia="楷体_GB2312"/>
          <w:sz w:val="28"/>
          <w:szCs w:val="28"/>
          <w:lang w:val="en-US" w:eastAsia="zh-CN"/>
        </w:rPr>
        <w:t>学会使用层次建模的方式来设计整个系统；</w:t>
      </w:r>
    </w:p>
    <w:p>
      <w:pPr>
        <w:pStyle w:val="7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ind w:left="774" w:leftChars="133" w:hanging="495" w:hangingChars="177"/>
        <w:textAlignment w:val="auto"/>
        <w:outlineLvl w:val="9"/>
        <w:rPr>
          <w:rFonts w:hint="default" w:eastAsia="楷体_GB2312"/>
          <w:sz w:val="28"/>
          <w:szCs w:val="28"/>
          <w:lang w:val="en-US" w:eastAsia="zh-CN"/>
        </w:rPr>
      </w:pPr>
      <w:r>
        <w:rPr>
          <w:rFonts w:hint="eastAsia" w:eastAsia="楷体_GB2312"/>
          <w:sz w:val="28"/>
          <w:szCs w:val="28"/>
          <w:lang w:val="en-US" w:eastAsia="zh-CN"/>
        </w:rPr>
        <w:t>学会用Verilog HDL实现数字比较器</w:t>
      </w:r>
    </w:p>
    <w:p>
      <w:pPr>
        <w:pStyle w:val="7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ind w:left="778" w:leftChars="0" w:hanging="778" w:hangingChars="278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ind w:leftChars="-278" w:firstLine="560" w:firstLineChars="200"/>
        <w:textAlignment w:val="auto"/>
        <w:outlineLvl w:val="9"/>
        <w:rPr>
          <w:rFonts w:eastAsia="楷体_GB2312"/>
          <w:sz w:val="28"/>
          <w:szCs w:val="28"/>
        </w:rPr>
      </w:pPr>
      <w:r>
        <w:rPr>
          <w:rFonts w:hint="eastAsia" w:eastAsia="楷体_GB2312"/>
          <w:sz w:val="28"/>
          <w:szCs w:val="28"/>
          <w:lang w:val="en-US" w:eastAsia="zh-CN"/>
        </w:rPr>
        <w:t>二、</w:t>
      </w:r>
      <w:r>
        <w:rPr>
          <w:rFonts w:eastAsia="楷体_GB2312"/>
          <w:sz w:val="28"/>
          <w:szCs w:val="28"/>
        </w:rPr>
        <w:t>实验内容</w:t>
      </w:r>
    </w:p>
    <w:p>
      <w:pPr>
        <w:pStyle w:val="7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ind w:left="420" w:firstLine="0" w:firstLineChars="0"/>
        <w:textAlignment w:val="auto"/>
        <w:outlineLvl w:val="9"/>
        <w:rPr>
          <w:rFonts w:hint="default" w:eastAsia="楷体_GB2312"/>
          <w:sz w:val="28"/>
          <w:szCs w:val="28"/>
          <w:lang w:val="en-US" w:eastAsia="zh-CN"/>
        </w:rPr>
      </w:pPr>
      <w:r>
        <w:rPr>
          <w:rFonts w:hint="eastAsia" w:eastAsia="楷体_GB2312"/>
          <w:sz w:val="28"/>
          <w:szCs w:val="28"/>
          <w:lang w:val="en-US" w:eastAsia="zh-CN"/>
        </w:rPr>
        <w:t>用Verilog HDL 数据流模式实现由级联2位数值比较器</w:t>
      </w:r>
    </w:p>
    <w:p>
      <w:pPr>
        <w:pStyle w:val="7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ind w:left="0" w:leftChars="0" w:firstLine="0" w:firstLineChars="0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ind w:left="0" w:leftChars="0" w:firstLine="0" w:firstLineChars="0"/>
        <w:textAlignment w:val="auto"/>
        <w:outlineLvl w:val="9"/>
        <w:rPr>
          <w:rFonts w:hint="eastAsia" w:eastAsia="楷体_GB2312"/>
          <w:sz w:val="32"/>
          <w:szCs w:val="32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  <w:r>
        <w:rPr>
          <w:rFonts w:hint="eastAsia" w:eastAsia="楷体_GB2312"/>
          <w:sz w:val="28"/>
          <w:szCs w:val="28"/>
          <w:lang w:val="en-US" w:eastAsia="zh-CN"/>
        </w:rPr>
        <w:t>三、</w:t>
      </w:r>
      <w:r>
        <w:rPr>
          <w:rFonts w:hint="eastAsia" w:eastAsia="楷体_GB2312"/>
          <w:sz w:val="28"/>
          <w:szCs w:val="28"/>
        </w:rPr>
        <w:t>实验</w:t>
      </w:r>
      <w:r>
        <w:rPr>
          <w:rFonts w:hint="eastAsia" w:eastAsia="楷体_GB2312"/>
          <w:sz w:val="28"/>
          <w:szCs w:val="28"/>
          <w:lang w:val="en-US" w:eastAsia="zh-CN"/>
        </w:rPr>
        <w:t>程序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eastAsia" w:eastAsia="楷体_GB2312"/>
          <w:sz w:val="28"/>
          <w:szCs w:val="28"/>
          <w:lang w:val="en-US" w:eastAsia="zh-CN"/>
        </w:rPr>
        <w:t xml:space="preserve">exp1.v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>`timescale 1ns / 1ps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>//////////////////////////////////////////////////////////////////////////////////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Company: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Engineer: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>// Create Date: 2019/11/04 11:28:52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Design Name: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>// Module Name: exp_1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Project Name: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Target Devices: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Tool Versions: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Description: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Dependencies: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>// Revision: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>// Revision 0.01 - File Created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>// Additional Comments: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>//////////////////////////////////////////////////////////////////////////////////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>module exp_1(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input [1:0] A,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input [1:0] B,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input [2:0] I, // I[2]: A&gt;B; I[1]: A&lt;B; I[0]: A==B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output [2:0] F // F[2]: A&gt;B; F[1]: A&lt;B; F[0]: A==B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);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// A &gt; B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assign F[2] = ((A[1] &gt; B[1]) || (A[1] == B[1] &amp;&amp; A[0] &gt; B[0]) || (A[1] == B[1] &amp;&amp; A[0] == B[0] &amp;&amp; I[2] &gt; 0));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// A &lt; B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assign F[1] = ((A[1] &lt; B[1]) || (A[1] == B[1] &amp;&amp; A[0] &lt; B[0]) || (A[1] == B[1] &amp;&amp; A[0] == B[0] &amp;&amp; I[1] &gt; 0));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// A == B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assign F[0] = (A[1] == B[1] &amp;&amp; A[0] == B[0] &amp;&amp; I[0] &gt; 0);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>endmodule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default" w:eastAsia="楷体_GB2312"/>
          <w:sz w:val="28"/>
          <w:szCs w:val="28"/>
          <w:lang w:val="en-US" w:eastAsia="zh-CN"/>
        </w:rPr>
      </w:pPr>
      <w:r>
        <w:rPr>
          <w:rFonts w:hint="eastAsia" w:eastAsia="楷体_GB2312"/>
          <w:sz w:val="28"/>
          <w:szCs w:val="28"/>
          <w:lang w:val="en-US" w:eastAsia="zh-CN"/>
        </w:rPr>
        <w:t>四、仿真程序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default" w:eastAsia="楷体_GB2312"/>
          <w:sz w:val="28"/>
          <w:szCs w:val="28"/>
          <w:lang w:val="en-US" w:eastAsia="zh-CN"/>
        </w:rPr>
      </w:pPr>
      <w:r>
        <w:rPr>
          <w:rFonts w:hint="eastAsia" w:eastAsia="楷体_GB2312"/>
          <w:sz w:val="28"/>
          <w:szCs w:val="28"/>
          <w:lang w:val="en-US" w:eastAsia="zh-CN"/>
        </w:rPr>
        <w:t>sim_1.v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0" w:firstLineChars="0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>`timescale 1ns / 1ps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0" w:firstLineChars="0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>//////////////////////////////////////////////////////////////////////////////////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0" w:firstLineChars="0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Company: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0" w:firstLineChars="0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Engineer: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0" w:firstLineChars="0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0" w:firstLineChars="0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>// Create Date: 2019/11/04 11:37:29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0" w:firstLineChars="0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Design Name: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0" w:firstLineChars="0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>// Module Name: sim_1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0" w:firstLineChars="0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Project Name: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0" w:firstLineChars="0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Target Devices: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0" w:firstLineChars="0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Tool Versions: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0" w:firstLineChars="0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Description: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0" w:firstLineChars="0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0" w:firstLineChars="0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Dependencies: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0" w:firstLineChars="0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0" w:firstLineChars="0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>// Revision: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0" w:firstLineChars="0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>// Revision 0.01 - File Created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0" w:firstLineChars="0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>// Additional Comments: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0" w:firstLineChars="0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0" w:firstLineChars="0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>//////////////////////////////////////////////////////////////////////////////////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0" w:firstLineChars="0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0" w:firstLineChars="0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>module sim_1(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0" w:firstLineChars="0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output [2:0] F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0" w:firstLineChars="0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);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0" w:firstLineChars="0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       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0" w:firstLineChars="0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reg [1:0] A;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0" w:firstLineChars="0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reg [1:0] B;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0" w:firstLineChars="0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reg [3:0] AB;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0" w:firstLineChars="0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reg [2:0] I;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0" w:firstLineChars="0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   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0" w:firstLineChars="0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initial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0" w:firstLineChars="0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begin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0" w:firstLineChars="0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    AB = 4'b0000;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0" w:firstLineChars="0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    A = AB[3:2];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0" w:firstLineChars="0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    B = AB[1:0];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0" w:firstLineChars="0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    I = 3'b001;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0" w:firstLineChars="0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end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0" w:firstLineChars="0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always #20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0" w:firstLineChars="0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begin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0" w:firstLineChars="0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    AB = AB + 1;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0" w:firstLineChars="0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    A = AB[3:2];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0" w:firstLineChars="0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    B = AB[1:0];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0" w:firstLineChars="0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end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0" w:firstLineChars="0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exp_1 exp_1(A, B, I, F);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0" w:firstLineChars="0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0" w:firstLineChars="0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>endmodule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default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  <w:r>
        <w:rPr>
          <w:rFonts w:hint="eastAsia" w:eastAsia="楷体_GB2312"/>
          <w:sz w:val="28"/>
          <w:szCs w:val="28"/>
          <w:lang w:val="en-US" w:eastAsia="zh-CN"/>
        </w:rPr>
        <w:t>五、仿真结果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  <w:r>
        <w:drawing>
          <wp:anchor distT="0" distB="0" distL="114300" distR="114300" simplePos="0" relativeHeight="252215296" behindDoc="0" locked="0" layoutInCell="1" allowOverlap="1">
            <wp:simplePos x="0" y="0"/>
            <wp:positionH relativeFrom="column">
              <wp:posOffset>-252730</wp:posOffset>
            </wp:positionH>
            <wp:positionV relativeFrom="paragraph">
              <wp:posOffset>45720</wp:posOffset>
            </wp:positionV>
            <wp:extent cx="6214110" cy="2360295"/>
            <wp:effectExtent l="0" t="0" r="15240" b="1905"/>
            <wp:wrapNone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14110" cy="236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  <w:r>
        <w:drawing>
          <wp:anchor distT="0" distB="0" distL="114300" distR="114300" simplePos="0" relativeHeight="260656128" behindDoc="1" locked="0" layoutInCell="1" allowOverlap="1">
            <wp:simplePos x="0" y="0"/>
            <wp:positionH relativeFrom="column">
              <wp:posOffset>257175</wp:posOffset>
            </wp:positionH>
            <wp:positionV relativeFrom="paragraph">
              <wp:posOffset>196215</wp:posOffset>
            </wp:positionV>
            <wp:extent cx="4225925" cy="2764790"/>
            <wp:effectExtent l="0" t="0" r="3175" b="16510"/>
            <wp:wrapNone/>
            <wp:docPr id="4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25925" cy="276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eastAsia="楷体_GB2312"/>
          <w:sz w:val="28"/>
          <w:szCs w:val="28"/>
          <w:lang w:val="en-US" w:eastAsia="zh-CN"/>
        </w:rPr>
        <w:t>六、系统网表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default" w:eastAsia="楷体_GB2312"/>
          <w:sz w:val="28"/>
          <w:szCs w:val="28"/>
          <w:lang w:val="en-US" w:eastAsia="zh-CN"/>
        </w:rPr>
      </w:pPr>
      <w:r>
        <w:rPr>
          <w:rFonts w:hint="eastAsia" w:eastAsia="楷体_GB2312"/>
          <w:sz w:val="28"/>
          <w:szCs w:val="28"/>
          <w:lang w:val="en-US" w:eastAsia="zh-CN"/>
        </w:rPr>
        <w:t>RTL Analysis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  <w:r>
        <w:rPr>
          <w:rFonts w:hint="eastAsia" w:eastAsia="楷体_GB2312"/>
          <w:sz w:val="28"/>
          <w:szCs w:val="28"/>
          <w:lang w:val="en-US" w:eastAsia="zh-CN"/>
        </w:rPr>
        <w:t>Synthesis</w:t>
      </w:r>
      <w:r>
        <w:drawing>
          <wp:anchor distT="0" distB="0" distL="114300" distR="114300" simplePos="0" relativeHeight="252216320" behindDoc="1" locked="0" layoutInCell="1" allowOverlap="1">
            <wp:simplePos x="0" y="0"/>
            <wp:positionH relativeFrom="column">
              <wp:posOffset>-137160</wp:posOffset>
            </wp:positionH>
            <wp:positionV relativeFrom="paragraph">
              <wp:posOffset>297180</wp:posOffset>
            </wp:positionV>
            <wp:extent cx="5266690" cy="3467100"/>
            <wp:effectExtent l="0" t="0" r="10160" b="0"/>
            <wp:wrapNone/>
            <wp:docPr id="2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default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default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default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default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default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default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default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  <w:tab w:val="left" w:pos="189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  <w:tab w:val="left" w:pos="189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  <w:r>
        <w:rPr>
          <w:rFonts w:hint="eastAsia" w:eastAsia="楷体_GB2312"/>
          <w:sz w:val="28"/>
          <w:szCs w:val="28"/>
          <w:lang w:val="en-US" w:eastAsia="zh-CN"/>
        </w:rPr>
        <w:t>七、系统约束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  <w:r>
        <w:drawing>
          <wp:anchor distT="0" distB="0" distL="114300" distR="114300" simplePos="0" relativeHeight="252216320" behindDoc="0" locked="0" layoutInCell="1" allowOverlap="1">
            <wp:simplePos x="0" y="0"/>
            <wp:positionH relativeFrom="column">
              <wp:posOffset>-42545</wp:posOffset>
            </wp:positionH>
            <wp:positionV relativeFrom="paragraph">
              <wp:posOffset>206375</wp:posOffset>
            </wp:positionV>
            <wp:extent cx="5354320" cy="3509010"/>
            <wp:effectExtent l="0" t="0" r="17780" b="15240"/>
            <wp:wrapNone/>
            <wp:docPr id="2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54320" cy="350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default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  <w:r>
        <w:rPr>
          <w:rFonts w:hint="eastAsia" w:eastAsia="楷体_GB2312"/>
          <w:sz w:val="28"/>
          <w:szCs w:val="28"/>
          <w:lang w:val="en-US" w:eastAsia="zh-CN"/>
        </w:rPr>
        <w:t>八、实验结果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default" w:eastAsia="楷体_GB2312"/>
          <w:sz w:val="28"/>
          <w:szCs w:val="28"/>
          <w:lang w:val="en-US" w:eastAsia="zh-CN"/>
        </w:rPr>
      </w:pPr>
      <w:r>
        <w:rPr>
          <w:rFonts w:hint="eastAsia" w:eastAsia="楷体_GB2312"/>
          <w:sz w:val="28"/>
          <w:szCs w:val="28"/>
          <w:lang w:val="en-US" w:eastAsia="zh-CN"/>
        </w:rPr>
        <w:t>示例（A=10, B=11, I=100）：</w:t>
      </w:r>
    </w:p>
    <w:tbl>
      <w:tblPr>
        <w:tblStyle w:val="5"/>
        <w:tblW w:w="8310" w:type="dxa"/>
        <w:tblInd w:w="12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17"/>
        <w:gridCol w:w="2364"/>
        <w:gridCol w:w="2364"/>
        <w:gridCol w:w="236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217" w:type="dxa"/>
            <w:tcBorders>
              <w:top w:val="single" w:color="auto" w:sz="4" w:space="0"/>
              <w:left w:val="single" w:color="auto" w:sz="4" w:space="0"/>
            </w:tcBorders>
            <w:vAlign w:val="center"/>
          </w:tcPr>
          <w:p>
            <w:pPr>
              <w:pStyle w:val="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tabs>
                <w:tab w:val="left" w:pos="42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default" w:ascii="Cambria" w:hAnsi="Cambria" w:eastAsia="楷体_GB2312" w:cs="Cambr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Cambria" w:hAnsi="Cambria" w:eastAsia="楷体_GB2312" w:cs="Cambria"/>
                <w:sz w:val="24"/>
                <w:szCs w:val="24"/>
                <w:vertAlign w:val="baseline"/>
                <w:lang w:val="en-US" w:eastAsia="zh-CN"/>
              </w:rPr>
              <w:t>输入</w:t>
            </w:r>
          </w:p>
        </w:tc>
        <w:tc>
          <w:tcPr>
            <w:tcW w:w="2364" w:type="dxa"/>
            <w:tcBorders>
              <w:top w:val="single" w:color="auto" w:sz="4" w:space="0"/>
            </w:tcBorders>
            <w:vAlign w:val="center"/>
          </w:tcPr>
          <w:p>
            <w:pPr>
              <w:pStyle w:val="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tabs>
                <w:tab w:val="left" w:pos="42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default" w:ascii="Cambria" w:hAnsi="Cambria" w:eastAsia="楷体_GB2312" w:cs="Cambr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Cambria" w:hAnsi="Cambria" w:eastAsia="楷体_GB2312" w:cs="Cambria"/>
                <w:sz w:val="24"/>
                <w:szCs w:val="24"/>
                <w:vertAlign w:val="baseline"/>
                <w:lang w:val="en-US" w:eastAsia="zh-CN"/>
              </w:rPr>
              <w:t>A (A1 A0)</w:t>
            </w:r>
          </w:p>
        </w:tc>
        <w:tc>
          <w:tcPr>
            <w:tcW w:w="2364" w:type="dxa"/>
            <w:tcBorders>
              <w:top w:val="single" w:color="auto" w:sz="4" w:space="0"/>
            </w:tcBorders>
            <w:vAlign w:val="center"/>
          </w:tcPr>
          <w:p>
            <w:pPr>
              <w:pStyle w:val="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tabs>
                <w:tab w:val="left" w:pos="42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default" w:ascii="Cambria" w:hAnsi="Cambria" w:eastAsia="楷体_GB2312" w:cs="Cambr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Cambria" w:hAnsi="Cambria" w:eastAsia="楷体_GB2312" w:cs="Cambria"/>
                <w:sz w:val="24"/>
                <w:szCs w:val="24"/>
                <w:vertAlign w:val="baseline"/>
                <w:lang w:val="en-US" w:eastAsia="zh-CN"/>
              </w:rPr>
              <w:t>B(B1 b0)</w:t>
            </w:r>
          </w:p>
        </w:tc>
        <w:tc>
          <w:tcPr>
            <w:tcW w:w="2365" w:type="dxa"/>
            <w:tcBorders>
              <w:top w:val="single" w:color="auto" w:sz="4" w:space="0"/>
            </w:tcBorders>
            <w:vAlign w:val="center"/>
          </w:tcPr>
          <w:p>
            <w:pPr>
              <w:pStyle w:val="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tabs>
                <w:tab w:val="left" w:pos="42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default" w:ascii="Cambria" w:hAnsi="Cambria" w:eastAsia="楷体_GB2312" w:cs="Cambr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Cambria" w:hAnsi="Cambria" w:eastAsia="楷体_GB2312" w:cs="Cambria"/>
                <w:sz w:val="24"/>
                <w:szCs w:val="24"/>
                <w:vertAlign w:val="baseline"/>
                <w:lang w:val="en-US" w:eastAsia="zh-CN"/>
              </w:rPr>
              <w:t>I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217" w:type="dxa"/>
            <w:tcBorders>
              <w:left w:val="single" w:color="auto" w:sz="4" w:space="0"/>
              <w:bottom w:val="single" w:color="auto" w:sz="4" w:space="0"/>
            </w:tcBorders>
            <w:vAlign w:val="center"/>
          </w:tcPr>
          <w:p>
            <w:pPr>
              <w:pStyle w:val="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tabs>
                <w:tab w:val="left" w:pos="42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default" w:ascii="Cambria" w:hAnsi="Cambria" w:eastAsia="楷体_GB2312" w:cs="Cambr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Cambria" w:hAnsi="Cambria" w:eastAsia="楷体_GB2312" w:cs="Cambria"/>
                <w:sz w:val="24"/>
                <w:szCs w:val="24"/>
                <w:vertAlign w:val="baseline"/>
                <w:lang w:val="en-US" w:eastAsia="zh-CN"/>
              </w:rPr>
              <w:t>输入</w:t>
            </w:r>
            <w:r>
              <w:rPr>
                <w:rFonts w:hint="eastAsia" w:ascii="Cambria" w:hAnsi="Cambria" w:eastAsia="楷体_GB2312" w:cs="Cambria"/>
                <w:sz w:val="24"/>
                <w:szCs w:val="24"/>
                <w:vertAlign w:val="baseline"/>
                <w:lang w:val="en-US" w:eastAsia="zh-CN"/>
              </w:rPr>
              <w:t>的值</w:t>
            </w:r>
          </w:p>
        </w:tc>
        <w:tc>
          <w:tcPr>
            <w:tcW w:w="2364" w:type="dxa"/>
            <w:tcBorders>
              <w:bottom w:val="single" w:color="auto" w:sz="4" w:space="0"/>
            </w:tcBorders>
            <w:vAlign w:val="center"/>
          </w:tcPr>
          <w:p>
            <w:pPr>
              <w:pStyle w:val="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tabs>
                <w:tab w:val="left" w:pos="42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default" w:ascii="Cambria" w:hAnsi="Cambria" w:eastAsia="楷体_GB2312" w:cs="Cambr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Cambria" w:hAnsi="Cambria" w:eastAsia="楷体_GB2312" w:cs="Cambria"/>
                <w:sz w:val="24"/>
                <w:szCs w:val="24"/>
                <w:vertAlign w:val="baseline"/>
                <w:lang w:val="en-US" w:eastAsia="zh-CN"/>
              </w:rPr>
              <w:t xml:space="preserve">1 0 </w:t>
            </w:r>
          </w:p>
        </w:tc>
        <w:tc>
          <w:tcPr>
            <w:tcW w:w="2364" w:type="dxa"/>
            <w:tcBorders>
              <w:bottom w:val="single" w:color="auto" w:sz="4" w:space="0"/>
            </w:tcBorders>
            <w:vAlign w:val="center"/>
          </w:tcPr>
          <w:p>
            <w:pPr>
              <w:pStyle w:val="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tabs>
                <w:tab w:val="left" w:pos="42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default" w:ascii="Cambria" w:hAnsi="Cambria" w:eastAsia="楷体_GB2312" w:cs="Cambr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Cambria" w:hAnsi="Cambria" w:eastAsia="楷体_GB2312" w:cs="Cambria"/>
                <w:sz w:val="24"/>
                <w:szCs w:val="24"/>
                <w:vertAlign w:val="baseline"/>
                <w:lang w:val="en-US" w:eastAsia="zh-CN"/>
              </w:rPr>
              <w:t>11</w:t>
            </w:r>
          </w:p>
        </w:tc>
        <w:tc>
          <w:tcPr>
            <w:tcW w:w="2365" w:type="dxa"/>
            <w:tcBorders>
              <w:bottom w:val="single" w:color="auto" w:sz="4" w:space="0"/>
            </w:tcBorders>
            <w:vAlign w:val="center"/>
          </w:tcPr>
          <w:p>
            <w:pPr>
              <w:pStyle w:val="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tabs>
                <w:tab w:val="left" w:pos="42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default" w:ascii="Cambria" w:hAnsi="Cambria" w:eastAsia="楷体_GB2312" w:cs="Cambr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Cambria" w:hAnsi="Cambria" w:eastAsia="楷体_GB2312" w:cs="Cambria"/>
                <w:sz w:val="24"/>
                <w:szCs w:val="24"/>
                <w:vertAlign w:val="baseline"/>
                <w:lang w:val="en-US" w:eastAsia="zh-CN"/>
              </w:rPr>
              <w:t>100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217" w:type="dxa"/>
            <w:tcBorders>
              <w:top w:val="single" w:color="auto" w:sz="4" w:space="0"/>
            </w:tcBorders>
            <w:vAlign w:val="center"/>
          </w:tcPr>
          <w:p>
            <w:pPr>
              <w:pStyle w:val="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tabs>
                <w:tab w:val="left" w:pos="42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80" w:lineRule="exact"/>
              <w:ind w:left="0" w:leftChars="0" w:firstLine="0" w:firstLineChars="0"/>
              <w:jc w:val="center"/>
              <w:textAlignment w:val="auto"/>
              <w:outlineLvl w:val="9"/>
              <w:rPr>
                <w:rFonts w:hint="default" w:eastAsia="楷体_GB2312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eastAsia="楷体_GB2312"/>
                <w:sz w:val="24"/>
                <w:szCs w:val="24"/>
                <w:vertAlign w:val="baseline"/>
                <w:lang w:val="en-US" w:eastAsia="zh-CN"/>
              </w:rPr>
              <w:t>输出</w:t>
            </w:r>
          </w:p>
        </w:tc>
        <w:tc>
          <w:tcPr>
            <w:tcW w:w="7093" w:type="dxa"/>
            <w:gridSpan w:val="3"/>
            <w:tcBorders>
              <w:top w:val="single" w:color="auto" w:sz="4" w:space="0"/>
            </w:tcBorders>
            <w:vAlign w:val="center"/>
          </w:tcPr>
          <w:p>
            <w:pPr>
              <w:pStyle w:val="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tabs>
                <w:tab w:val="left" w:pos="42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80" w:lineRule="exact"/>
              <w:ind w:left="0" w:leftChars="0" w:firstLine="0" w:firstLineChars="0"/>
              <w:jc w:val="center"/>
              <w:textAlignment w:val="auto"/>
              <w:outlineLvl w:val="9"/>
              <w:rPr>
                <w:rFonts w:hint="default" w:ascii="Cambria" w:hAnsi="Cambria" w:eastAsia="楷体_GB2312" w:cs="Cambr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Cambria" w:hAnsi="Cambria" w:eastAsia="楷体_GB2312" w:cs="Cambria"/>
                <w:sz w:val="24"/>
                <w:szCs w:val="24"/>
                <w:vertAlign w:val="baseline"/>
                <w:lang w:val="en-US" w:eastAsia="zh-CN"/>
              </w:rPr>
              <w:t>F (F2 F2 F0)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217" w:type="dxa"/>
            <w:vAlign w:val="center"/>
          </w:tcPr>
          <w:p>
            <w:pPr>
              <w:pStyle w:val="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tabs>
                <w:tab w:val="left" w:pos="42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80" w:lineRule="exact"/>
              <w:ind w:left="0" w:leftChars="0" w:firstLine="0" w:firstLineChars="0"/>
              <w:jc w:val="center"/>
              <w:textAlignment w:val="auto"/>
              <w:outlineLvl w:val="9"/>
              <w:rPr>
                <w:rFonts w:hint="default" w:eastAsia="楷体_GB2312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eastAsia="楷体_GB2312"/>
                <w:sz w:val="24"/>
                <w:szCs w:val="24"/>
                <w:vertAlign w:val="baseline"/>
                <w:lang w:val="en-US" w:eastAsia="zh-CN"/>
              </w:rPr>
              <w:t>输出的值</w:t>
            </w:r>
          </w:p>
        </w:tc>
        <w:tc>
          <w:tcPr>
            <w:tcW w:w="7093" w:type="dxa"/>
            <w:gridSpan w:val="3"/>
            <w:vAlign w:val="center"/>
          </w:tcPr>
          <w:p>
            <w:pPr>
              <w:pStyle w:val="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tabs>
                <w:tab w:val="left" w:pos="42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80" w:lineRule="exact"/>
              <w:ind w:left="0" w:leftChars="0" w:firstLine="0" w:firstLineChars="0"/>
              <w:jc w:val="center"/>
              <w:textAlignment w:val="auto"/>
              <w:outlineLvl w:val="9"/>
              <w:rPr>
                <w:rFonts w:hint="default" w:eastAsia="楷体_GB2312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eastAsia="楷体_GB2312"/>
                <w:sz w:val="24"/>
                <w:szCs w:val="24"/>
                <w:vertAlign w:val="baseline"/>
                <w:lang w:val="en-US" w:eastAsia="zh-CN"/>
              </w:rPr>
              <w:t>010</w:t>
            </w:r>
          </w:p>
        </w:tc>
      </w:tr>
    </w:tbl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  <w:r>
        <w:rPr>
          <w:rFonts w:hint="default" w:eastAsia="楷体_GB2312"/>
          <w:sz w:val="28"/>
          <w:szCs w:val="28"/>
          <w:lang w:val="en-US" w:eastAsia="zh-CN"/>
        </w:rPr>
        <w:drawing>
          <wp:anchor distT="0" distB="0" distL="114300" distR="114300" simplePos="0" relativeHeight="260651008" behindDoc="0" locked="0" layoutInCell="1" allowOverlap="1">
            <wp:simplePos x="0" y="0"/>
            <wp:positionH relativeFrom="column">
              <wp:posOffset>1310005</wp:posOffset>
            </wp:positionH>
            <wp:positionV relativeFrom="paragraph">
              <wp:posOffset>-766445</wp:posOffset>
            </wp:positionV>
            <wp:extent cx="2540635" cy="4521200"/>
            <wp:effectExtent l="0" t="0" r="12700" b="12065"/>
            <wp:wrapNone/>
            <wp:docPr id="30" name="图片 30" descr="581dac0a7eb1945642853938ea1fc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581dac0a7eb1945642853938ea1fc7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540635" cy="4521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default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default" w:eastAsia="楷体_GB2312"/>
          <w:sz w:val="28"/>
          <w:szCs w:val="28"/>
          <w:lang w:val="en-US" w:eastAsia="zh-CN"/>
        </w:rPr>
      </w:pPr>
      <w:r>
        <w:rPr>
          <w:rFonts w:hint="eastAsia" w:eastAsia="楷体_GB2312"/>
          <w:sz w:val="28"/>
          <w:szCs w:val="28"/>
          <w:lang w:val="en-US" w:eastAsia="zh-CN"/>
        </w:rPr>
        <w:t>九、实验体会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default" w:eastAsia="楷体_GB2312"/>
          <w:sz w:val="28"/>
          <w:szCs w:val="28"/>
          <w:lang w:val="en-US" w:eastAsia="zh-CN"/>
        </w:rPr>
      </w:pPr>
      <w:r>
        <w:rPr>
          <w:rFonts w:hint="eastAsia" w:eastAsia="楷体_GB2312"/>
          <w:sz w:val="28"/>
          <w:szCs w:val="28"/>
          <w:lang w:val="en-US" w:eastAsia="zh-CN"/>
        </w:rPr>
        <w:tab/>
      </w:r>
      <w:r>
        <w:rPr>
          <w:rFonts w:hint="eastAsia" w:eastAsia="楷体_GB2312"/>
          <w:sz w:val="28"/>
          <w:szCs w:val="28"/>
          <w:lang w:val="en-US" w:eastAsia="zh-CN"/>
        </w:rPr>
        <w:t>在做之前的经验积累铺垫下，此次实验完成得比较顺利。但因为一开始的时候是照着图而不是真值表来编码，而图的线路比较复杂（看起来），所以很容易乱；然后改成看真值表，就容易找得到规律了。另外，要注意细心一点儿。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tabs>
          <w:tab w:val="center" w:pos="4153"/>
        </w:tabs>
        <w:jc w:val="both"/>
        <w:rPr>
          <w:rFonts w:hint="default"/>
          <w:b/>
          <w:sz w:val="32"/>
          <w:szCs w:val="32"/>
          <w:lang w:val="en-US" w:eastAsia="zh-CN"/>
        </w:rPr>
      </w:pPr>
    </w:p>
    <w:p>
      <w:pPr>
        <w:tabs>
          <w:tab w:val="center" w:pos="4153"/>
        </w:tabs>
        <w:jc w:val="both"/>
        <w:rPr>
          <w:rFonts w:hint="default"/>
          <w:b/>
          <w:sz w:val="32"/>
          <w:szCs w:val="32"/>
          <w:lang w:val="en-US" w:eastAsia="zh-CN"/>
        </w:rPr>
      </w:pPr>
    </w:p>
    <w:p>
      <w:pPr>
        <w:tabs>
          <w:tab w:val="center" w:pos="4153"/>
        </w:tabs>
        <w:jc w:val="both"/>
        <w:rPr>
          <w:rFonts w:hint="default"/>
          <w:b/>
          <w:sz w:val="32"/>
          <w:szCs w:val="32"/>
          <w:lang w:val="en-US" w:eastAsia="zh-CN"/>
        </w:rPr>
      </w:pPr>
    </w:p>
    <w:p>
      <w:pPr>
        <w:tabs>
          <w:tab w:val="center" w:pos="4153"/>
        </w:tabs>
        <w:jc w:val="both"/>
        <w:rPr>
          <w:rFonts w:hint="default"/>
          <w:b/>
          <w:sz w:val="32"/>
          <w:szCs w:val="32"/>
          <w:lang w:val="en-US" w:eastAsia="zh-CN"/>
        </w:rPr>
      </w:pPr>
    </w:p>
    <w:p>
      <w:pPr>
        <w:tabs>
          <w:tab w:val="center" w:pos="4153"/>
        </w:tabs>
        <w:jc w:val="both"/>
        <w:rPr>
          <w:rFonts w:hint="default"/>
          <w:b/>
          <w:sz w:val="32"/>
          <w:szCs w:val="32"/>
          <w:lang w:val="en-US" w:eastAsia="zh-CN"/>
        </w:rPr>
      </w:pPr>
    </w:p>
    <w:p>
      <w:pPr>
        <w:tabs>
          <w:tab w:val="center" w:pos="4153"/>
        </w:tabs>
        <w:jc w:val="both"/>
        <w:rPr>
          <w:rFonts w:hint="default"/>
          <w:b/>
          <w:sz w:val="32"/>
          <w:szCs w:val="32"/>
          <w:lang w:val="en-US" w:eastAsia="zh-CN"/>
        </w:rPr>
      </w:pPr>
    </w:p>
    <w:p>
      <w:pPr>
        <w:tabs>
          <w:tab w:val="center" w:pos="4153"/>
        </w:tabs>
        <w:jc w:val="both"/>
        <w:rPr>
          <w:rFonts w:hint="default"/>
          <w:b/>
          <w:sz w:val="32"/>
          <w:szCs w:val="32"/>
          <w:lang w:val="en-US" w:eastAsia="zh-CN"/>
        </w:rPr>
      </w:pPr>
    </w:p>
    <w:p>
      <w:pPr>
        <w:tabs>
          <w:tab w:val="center" w:pos="4153"/>
        </w:tabs>
        <w:jc w:val="both"/>
        <w:rPr>
          <w:rFonts w:hint="default"/>
          <w:b/>
          <w:sz w:val="32"/>
          <w:szCs w:val="32"/>
          <w:lang w:val="en-US" w:eastAsia="zh-CN"/>
        </w:rPr>
      </w:pPr>
    </w:p>
    <w:p>
      <w:pPr>
        <w:tabs>
          <w:tab w:val="center" w:pos="4153"/>
        </w:tabs>
        <w:jc w:val="both"/>
        <w:rPr>
          <w:rFonts w:hint="default"/>
          <w:b/>
          <w:sz w:val="32"/>
          <w:szCs w:val="32"/>
          <w:lang w:val="en-US" w:eastAsia="zh-CN"/>
        </w:rPr>
      </w:pPr>
    </w:p>
    <w:p>
      <w:pPr>
        <w:tabs>
          <w:tab w:val="center" w:pos="4153"/>
        </w:tabs>
        <w:jc w:val="both"/>
        <w:rPr>
          <w:rFonts w:hint="default"/>
          <w:b/>
          <w:sz w:val="32"/>
          <w:szCs w:val="32"/>
          <w:lang w:val="en-US" w:eastAsia="zh-CN"/>
        </w:rPr>
      </w:pPr>
    </w:p>
    <w:p>
      <w:pPr>
        <w:tabs>
          <w:tab w:val="center" w:pos="4153"/>
        </w:tabs>
        <w:jc w:val="both"/>
        <w:rPr>
          <w:rFonts w:hint="default"/>
          <w:b/>
          <w:sz w:val="32"/>
          <w:szCs w:val="32"/>
          <w:lang w:val="en-US" w:eastAsia="zh-CN"/>
        </w:rPr>
      </w:pPr>
    </w:p>
    <w:p>
      <w:pPr>
        <w:tabs>
          <w:tab w:val="center" w:pos="4153"/>
        </w:tabs>
        <w:jc w:val="both"/>
        <w:rPr>
          <w:rFonts w:hint="default"/>
          <w:b/>
          <w:sz w:val="32"/>
          <w:szCs w:val="32"/>
          <w:lang w:val="en-US" w:eastAsia="zh-CN"/>
        </w:rPr>
      </w:pPr>
    </w:p>
    <w:p>
      <w:pPr>
        <w:tabs>
          <w:tab w:val="center" w:pos="4153"/>
        </w:tabs>
        <w:jc w:val="both"/>
        <w:rPr>
          <w:rFonts w:hint="default"/>
          <w:b/>
          <w:sz w:val="32"/>
          <w:szCs w:val="32"/>
          <w:lang w:val="en-US" w:eastAsia="zh-CN"/>
        </w:rPr>
      </w:pPr>
    </w:p>
    <w:p>
      <w:pPr>
        <w:tabs>
          <w:tab w:val="center" w:pos="4153"/>
        </w:tabs>
        <w:jc w:val="both"/>
        <w:rPr>
          <w:rFonts w:hint="default"/>
          <w:b/>
          <w:sz w:val="32"/>
          <w:szCs w:val="32"/>
          <w:lang w:val="en-US" w:eastAsia="zh-CN"/>
        </w:rPr>
      </w:pPr>
    </w:p>
    <w:p>
      <w:pPr>
        <w:tabs>
          <w:tab w:val="center" w:pos="4153"/>
        </w:tabs>
        <w:jc w:val="both"/>
        <w:rPr>
          <w:rFonts w:hint="default"/>
          <w:b/>
          <w:sz w:val="32"/>
          <w:szCs w:val="32"/>
          <w:lang w:val="en-US" w:eastAsia="zh-CN"/>
        </w:rPr>
      </w:pPr>
    </w:p>
    <w:p>
      <w:pPr>
        <w:tabs>
          <w:tab w:val="center" w:pos="4153"/>
        </w:tabs>
        <w:jc w:val="both"/>
        <w:rPr>
          <w:rFonts w:hint="default"/>
          <w:b/>
          <w:sz w:val="32"/>
          <w:szCs w:val="32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jc w:val="center"/>
        <w:textAlignment w:val="auto"/>
        <w:outlineLvl w:val="9"/>
        <w:rPr>
          <w:rFonts w:eastAsia="楷体_GB2312"/>
          <w:b/>
          <w:sz w:val="44"/>
          <w:szCs w:val="44"/>
        </w:rPr>
      </w:pPr>
      <w:r>
        <w:rPr>
          <w:rFonts w:eastAsia="楷体_GB2312"/>
          <w:b/>
          <w:sz w:val="44"/>
          <w:szCs w:val="44"/>
        </w:rPr>
        <w:t>暨南大学本科实验报告专用纸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eastAsia="楷体_GB2312"/>
          <w:sz w:val="28"/>
          <w:szCs w:val="28"/>
        </w:rPr>
      </w:pPr>
      <w:r>
        <w:rPr>
          <w:rFonts w:eastAsia="楷体_GB2312"/>
          <w:sz w:val="28"/>
          <w:szCs w:val="28"/>
        </w:rPr>
        <w:t>课程名称</w:t>
      </w:r>
      <w:r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 xml:space="preserve">      数字逻辑</w:t>
      </w:r>
      <w:r>
        <w:rPr>
          <w:rFonts w:hint="eastAsia" w:eastAsia="楷体_GB2312"/>
          <w:sz w:val="28"/>
          <w:szCs w:val="28"/>
          <w:u w:val="single"/>
        </w:rPr>
        <w:t>实验</w:t>
      </w:r>
      <w:r>
        <w:rPr>
          <w:rFonts w:eastAsia="楷体_GB2312"/>
          <w:sz w:val="28"/>
          <w:szCs w:val="28"/>
          <w:u w:val="single"/>
        </w:rPr>
        <w:t xml:space="preserve">    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 xml:space="preserve">   </w:t>
      </w:r>
      <w:r>
        <w:rPr>
          <w:rFonts w:eastAsia="楷体_GB2312"/>
          <w:sz w:val="28"/>
          <w:szCs w:val="28"/>
          <w:u w:val="single"/>
        </w:rPr>
        <w:t xml:space="preserve">   </w:t>
      </w:r>
      <w:r>
        <w:rPr>
          <w:rFonts w:eastAsia="楷体_GB2312"/>
          <w:sz w:val="28"/>
          <w:szCs w:val="28"/>
        </w:rPr>
        <w:t>成绩评定</w:t>
      </w:r>
      <w:r>
        <w:rPr>
          <w:rFonts w:eastAsia="楷体_GB2312"/>
          <w:sz w:val="28"/>
          <w:szCs w:val="28"/>
          <w:u w:val="single"/>
        </w:rPr>
        <w:t xml:space="preserve">          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eastAsia="楷体_GB2312"/>
          <w:sz w:val="28"/>
          <w:szCs w:val="28"/>
        </w:rPr>
      </w:pPr>
      <w:r>
        <w:rPr>
          <w:rFonts w:eastAsia="楷体_GB2312"/>
          <w:sz w:val="28"/>
          <w:szCs w:val="28"/>
        </w:rPr>
        <w:t>实验项目名称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 xml:space="preserve">    七段数码管     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</w:rPr>
        <w:t>指导教师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 xml:space="preserve">  </w:t>
      </w:r>
      <w:r>
        <w:rPr>
          <w:rFonts w:hint="eastAsia" w:eastAsia="楷体_GB2312"/>
          <w:sz w:val="28"/>
          <w:szCs w:val="28"/>
          <w:u w:val="single"/>
        </w:rPr>
        <w:t>王传胜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 xml:space="preserve"> 梁倬骞</w:t>
      </w:r>
      <w:r>
        <w:rPr>
          <w:rFonts w:eastAsia="楷体_GB2312"/>
          <w:sz w:val="28"/>
          <w:szCs w:val="28"/>
          <w:u w:val="single"/>
        </w:rPr>
        <w:t xml:space="preserve">  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eastAsia="楷体_GB2312"/>
          <w:sz w:val="28"/>
          <w:szCs w:val="28"/>
          <w:u w:val="single"/>
        </w:rPr>
      </w:pPr>
      <w:r>
        <w:rPr>
          <w:rFonts w:eastAsia="楷体_GB2312"/>
          <w:sz w:val="28"/>
          <w:szCs w:val="28"/>
        </w:rPr>
        <w:t>实验项目编号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hint="eastAsia" w:eastAsia="楷体_GB2312"/>
          <w:sz w:val="28"/>
          <w:szCs w:val="28"/>
          <w:u w:val="single"/>
        </w:rPr>
        <w:t>080600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>3806</w:t>
      </w:r>
      <w:r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eastAsia="楷体_GB2312"/>
          <w:sz w:val="28"/>
          <w:szCs w:val="28"/>
        </w:rPr>
        <w:t>实验项目类型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>验证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</w:rPr>
        <w:t>实验地点</w:t>
      </w:r>
      <w:r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hint="eastAsia" w:eastAsia="楷体_GB2312"/>
          <w:sz w:val="28"/>
          <w:szCs w:val="28"/>
          <w:u w:val="single"/>
        </w:rPr>
        <w:t>N1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>2</w:t>
      </w:r>
      <w:r>
        <w:rPr>
          <w:rFonts w:hint="eastAsia" w:eastAsia="楷体_GB2312"/>
          <w:sz w:val="28"/>
          <w:szCs w:val="28"/>
          <w:u w:val="single"/>
        </w:rPr>
        <w:t>6</w:t>
      </w:r>
      <w:r>
        <w:rPr>
          <w:rFonts w:eastAsia="楷体_GB2312"/>
          <w:sz w:val="28"/>
          <w:szCs w:val="28"/>
          <w:u w:val="single"/>
        </w:rPr>
        <w:t xml:space="preserve"> 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eastAsia="楷体_GB2312"/>
          <w:sz w:val="28"/>
          <w:szCs w:val="28"/>
          <w:u w:val="single"/>
        </w:rPr>
      </w:pPr>
      <w:r>
        <w:rPr>
          <w:rFonts w:eastAsia="楷体_GB2312"/>
          <w:sz w:val="28"/>
          <w:szCs w:val="28"/>
        </w:rPr>
        <w:t>学生姓名</w:t>
      </w:r>
      <w:r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>邝庆璇</w:t>
      </w:r>
      <w:r>
        <w:rPr>
          <w:rFonts w:eastAsia="楷体_GB2312"/>
          <w:sz w:val="28"/>
          <w:szCs w:val="28"/>
          <w:u w:val="single"/>
        </w:rPr>
        <w:t xml:space="preserve">   </w:t>
      </w:r>
      <w:r>
        <w:rPr>
          <w:rFonts w:eastAsia="楷体_GB2312"/>
          <w:sz w:val="28"/>
          <w:szCs w:val="28"/>
        </w:rPr>
        <w:t>学号</w:t>
      </w:r>
      <w:r>
        <w:rPr>
          <w:rFonts w:eastAsia="楷体_GB2312"/>
          <w:sz w:val="28"/>
          <w:szCs w:val="28"/>
          <w:u w:val="single"/>
        </w:rPr>
        <w:t xml:space="preserve">     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>2016051598</w:t>
      </w:r>
      <w:r>
        <w:rPr>
          <w:rFonts w:eastAsia="楷体_GB2312"/>
          <w:sz w:val="28"/>
          <w:szCs w:val="28"/>
          <w:u w:val="single"/>
        </w:rPr>
        <w:t xml:space="preserve">                            </w:t>
      </w:r>
    </w:p>
    <w:p>
      <w:pPr>
        <w:keepNext w:val="0"/>
        <w:keepLines w:val="0"/>
        <w:pageBreakBefore w:val="0"/>
        <w:widowControl w:val="0"/>
        <w:numPr>
          <w:ins w:id="5" w:author="MC SYSTEM" w:date="2019-10-22T19:47:33Z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eastAsia="楷体_GB2312"/>
          <w:sz w:val="28"/>
          <w:szCs w:val="28"/>
          <w:u w:val="single"/>
        </w:rPr>
      </w:pPr>
      <w:r>
        <w:rPr>
          <w:rFonts w:eastAsia="楷体_GB2312"/>
          <w:sz w:val="28"/>
          <w:szCs w:val="28"/>
        </w:rPr>
        <w:t>学院</w:t>
      </w:r>
      <w:r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hint="eastAsia" w:eastAsia="楷体_GB2312"/>
          <w:sz w:val="28"/>
          <w:szCs w:val="28"/>
          <w:u w:val="single"/>
        </w:rPr>
        <w:t>信息科学技术</w:t>
      </w:r>
      <w:r>
        <w:rPr>
          <w:rFonts w:eastAsia="楷体_GB2312"/>
          <w:sz w:val="28"/>
          <w:szCs w:val="28"/>
          <w:u w:val="single"/>
        </w:rPr>
        <w:t xml:space="preserve">    </w:t>
      </w:r>
      <w:r>
        <w:rPr>
          <w:rFonts w:eastAsia="楷体_GB2312"/>
          <w:sz w:val="28"/>
          <w:szCs w:val="28"/>
        </w:rPr>
        <w:t>系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hint="eastAsia" w:eastAsia="楷体_GB2312"/>
          <w:sz w:val="28"/>
          <w:szCs w:val="28"/>
          <w:u w:val="single"/>
        </w:rPr>
        <w:t>计算机科学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</w:rPr>
        <w:t>专业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 xml:space="preserve">计算机科学与技术 </w:t>
      </w:r>
      <w:r>
        <w:rPr>
          <w:rFonts w:eastAsia="楷体_GB2312"/>
          <w:sz w:val="28"/>
          <w:szCs w:val="28"/>
          <w:u w:val="single"/>
        </w:rPr>
        <w:t xml:space="preserve">     </w:t>
      </w:r>
      <w:r>
        <w:rPr>
          <w:rFonts w:eastAsia="楷体_GB2312"/>
          <w:sz w:val="28"/>
          <w:szCs w:val="28"/>
        </w:rPr>
        <w:t xml:space="preserve">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eastAsia="楷体_GB2312"/>
          <w:sz w:val="28"/>
          <w:szCs w:val="28"/>
        </w:rPr>
      </w:pPr>
      <w:r>
        <w:rPr>
          <w:rFonts w:eastAsia="楷体_GB2312"/>
          <w:sz w:val="28"/>
          <w:szCs w:val="28"/>
        </w:rPr>
        <w:t>实验时间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>2019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</w:rPr>
        <w:t>年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>11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</w:rPr>
        <w:t>月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>11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</w:rPr>
        <w:t xml:space="preserve">日 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>上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</w:rPr>
        <w:t>午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ind w:leftChars="-278" w:firstLine="560" w:firstLineChars="200"/>
        <w:textAlignment w:val="auto"/>
        <w:outlineLvl w:val="9"/>
        <w:rPr>
          <w:rFonts w:eastAsia="楷体_GB2312"/>
          <w:sz w:val="28"/>
          <w:szCs w:val="28"/>
        </w:rPr>
      </w:pPr>
      <w:r>
        <w:rPr>
          <w:rFonts w:hint="eastAsia" w:eastAsia="楷体_GB2312"/>
          <w:sz w:val="28"/>
          <w:szCs w:val="28"/>
          <w:lang w:val="en-US" w:eastAsia="zh-CN"/>
        </w:rPr>
        <w:t>一、</w:t>
      </w:r>
      <w:r>
        <w:rPr>
          <w:rFonts w:eastAsia="楷体_GB2312"/>
          <w:sz w:val="28"/>
          <w:szCs w:val="28"/>
        </w:rPr>
        <w:t>实验目的</w:t>
      </w:r>
    </w:p>
    <w:p>
      <w:pPr>
        <w:pStyle w:val="7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ind w:left="0" w:leftChars="0" w:firstLine="560" w:firstLineChars="200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  <w:r>
        <w:rPr>
          <w:rFonts w:hint="eastAsia" w:eastAsia="楷体_GB2312"/>
          <w:sz w:val="28"/>
          <w:szCs w:val="28"/>
          <w:lang w:val="en-US" w:eastAsia="zh-CN"/>
        </w:rPr>
        <w:t>掌握用 Verilog HDL 进行数据流建模；</w:t>
      </w:r>
    </w:p>
    <w:p>
      <w:pPr>
        <w:pStyle w:val="7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ind w:left="771" w:leftChars="266" w:hanging="212" w:hangingChars="76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  <w:r>
        <w:rPr>
          <w:rFonts w:hint="eastAsia" w:eastAsia="楷体_GB2312"/>
          <w:sz w:val="28"/>
          <w:szCs w:val="28"/>
          <w:lang w:val="en-US" w:eastAsia="zh-CN"/>
        </w:rPr>
        <w:t>学会在EGO-1实验板上使用七段数码管；</w:t>
      </w:r>
    </w:p>
    <w:p>
      <w:pPr>
        <w:pStyle w:val="7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ind w:left="771" w:leftChars="266" w:hanging="212" w:hangingChars="76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  <w:r>
        <w:rPr>
          <w:rFonts w:hint="eastAsia" w:eastAsia="楷体_GB2312"/>
          <w:sz w:val="28"/>
          <w:szCs w:val="28"/>
          <w:lang w:val="en-US" w:eastAsia="zh-CN"/>
        </w:rPr>
        <w:t>学会用 Verilog HDL 实现用七段数码管实现16进制数；</w:t>
      </w:r>
    </w:p>
    <w:p>
      <w:pPr>
        <w:pStyle w:val="7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ind w:left="0" w:leftChars="0" w:firstLine="0" w:firstLineChars="0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ind w:leftChars="-278" w:firstLine="560" w:firstLineChars="200"/>
        <w:textAlignment w:val="auto"/>
        <w:outlineLvl w:val="9"/>
        <w:rPr>
          <w:rFonts w:eastAsia="楷体_GB2312"/>
          <w:sz w:val="28"/>
          <w:szCs w:val="28"/>
        </w:rPr>
      </w:pPr>
      <w:r>
        <w:rPr>
          <w:rFonts w:hint="eastAsia" w:eastAsia="楷体_GB2312"/>
          <w:sz w:val="28"/>
          <w:szCs w:val="28"/>
          <w:lang w:val="en-US" w:eastAsia="zh-CN"/>
        </w:rPr>
        <w:t>二、</w:t>
      </w:r>
      <w:r>
        <w:rPr>
          <w:rFonts w:eastAsia="楷体_GB2312"/>
          <w:sz w:val="28"/>
          <w:szCs w:val="28"/>
        </w:rPr>
        <w:t>实验内容</w:t>
      </w:r>
    </w:p>
    <w:p>
      <w:pPr>
        <w:pStyle w:val="7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ind w:left="420" w:firstLine="280" w:firstLineChars="100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  <w:r>
        <w:rPr>
          <w:rFonts w:hint="eastAsia" w:eastAsia="楷体_GB2312"/>
          <w:sz w:val="28"/>
          <w:szCs w:val="28"/>
          <w:lang w:val="en-US" w:eastAsia="zh-CN"/>
        </w:rPr>
        <w:t>编写Verilog 程序，使得在七段数码管中显示0~9，A~F这16进制数。</w:t>
      </w:r>
    </w:p>
    <w:p>
      <w:pPr>
        <w:pStyle w:val="7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ind w:left="0" w:leftChars="0" w:firstLine="0" w:firstLineChars="0"/>
        <w:textAlignment w:val="auto"/>
        <w:outlineLvl w:val="9"/>
        <w:rPr>
          <w:rFonts w:hint="eastAsia" w:eastAsia="楷体_GB2312"/>
          <w:sz w:val="32"/>
          <w:szCs w:val="32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  <w:r>
        <w:rPr>
          <w:rFonts w:hint="eastAsia" w:eastAsia="楷体_GB2312"/>
          <w:sz w:val="28"/>
          <w:szCs w:val="28"/>
          <w:lang w:val="en-US" w:eastAsia="zh-CN"/>
        </w:rPr>
        <w:t>三、</w:t>
      </w:r>
      <w:r>
        <w:rPr>
          <w:rFonts w:hint="eastAsia" w:eastAsia="楷体_GB2312"/>
          <w:sz w:val="28"/>
          <w:szCs w:val="28"/>
        </w:rPr>
        <w:t>实验</w:t>
      </w:r>
      <w:r>
        <w:rPr>
          <w:rFonts w:hint="eastAsia" w:eastAsia="楷体_GB2312"/>
          <w:sz w:val="28"/>
          <w:szCs w:val="28"/>
          <w:lang w:val="en-US" w:eastAsia="zh-CN"/>
        </w:rPr>
        <w:t>程序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eastAsia" w:eastAsia="楷体_GB2312"/>
          <w:sz w:val="28"/>
          <w:szCs w:val="28"/>
          <w:lang w:val="en-US" w:eastAsia="zh-CN"/>
        </w:rPr>
        <w:t xml:space="preserve">exp1.v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>`timescale 1ns / 1ps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>//////////////////////////////////////////////////////////////////////////////////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Company: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Engineer: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>// Create Date: 2019/11/11 13:11:15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Design Name: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>// Module Name: exp_11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Project Name: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Target Devices: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Tool Versions: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Description: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Dependencies: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>// Revision: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>// Revision 0.01 - File Created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>// Additional Comments: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>//////////////////////////////////////////////////////////////////////////////////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>module exp_11(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input [3:0] in_num,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input [3:0] in_chip,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output reg [6:0] out_num,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output [3:0] out_chip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);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assign out_chip = in_chip;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always @(in_num)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    case (in_num)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        4'b0000 : out_num = 7'b1111110;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        4'b0001 : out_num = 7'b0110000;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        4'b0010 : out_num = 7'b1101101;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        4'b0011 : out_num = 7'b1111001;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        4'b0100 : out_num = 7'b0110011;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        4'b0101 : out_num = 7'b1011011;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        4'b0110 : out_num = 7'b1011111;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        4'b0111 : out_num = 7'b1110000;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        4'b1000 : out_num = 7'b1111111;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        4'b1001 : out_num = 7'b1111011;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        4'b1010 : out_num = 7'b1110111;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        4'b1011 : out_num = 7'b0011111;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        4'b1100 : out_num = 7'b1001110;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        4'b1101 : out_num = 7'b0111101;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        4'b1110 : out_num = 7'b1001111;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        4'b1111 : out_num = 7'b1000111;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        default : begin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            out_num = 'bx;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            $display("not match");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        end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    endcase 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>endmodule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default" w:eastAsia="楷体_GB2312"/>
          <w:sz w:val="28"/>
          <w:szCs w:val="28"/>
          <w:lang w:val="en-US" w:eastAsia="zh-CN"/>
        </w:rPr>
      </w:pPr>
      <w:r>
        <w:rPr>
          <w:rFonts w:hint="eastAsia" w:eastAsia="楷体_GB2312"/>
          <w:sz w:val="28"/>
          <w:szCs w:val="28"/>
          <w:lang w:val="en-US" w:eastAsia="zh-CN"/>
        </w:rPr>
        <w:t>四、仿真程序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default" w:eastAsia="楷体_GB2312"/>
          <w:sz w:val="28"/>
          <w:szCs w:val="28"/>
          <w:lang w:val="en-US" w:eastAsia="zh-CN"/>
        </w:rPr>
      </w:pPr>
      <w:r>
        <w:rPr>
          <w:rFonts w:hint="eastAsia" w:eastAsia="楷体_GB2312"/>
          <w:sz w:val="28"/>
          <w:szCs w:val="28"/>
          <w:lang w:val="en-US" w:eastAsia="zh-CN"/>
        </w:rPr>
        <w:t>sim_1.v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0" w:firstLineChars="0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>endmodule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>`timescale 1ns / 1ps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>//////////////////////////////////////////////////////////////////////////////////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Company: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Engineer: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>// Create Date: 2019/11/11 13:14:02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Design Name: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>// Module Name: sim_11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Project Name: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Target Devices: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Tool Versions: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Description: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Dependencies: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>// Revision: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>// Revision 0.01 - File Created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>// Additional Comments: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>//////////////////////////////////////////////////////////////////////////////////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>module sim_11(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output [6:0] out_num,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output [3:0] out_chip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);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 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reg [3:0] in_num;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reg [3:0] in_chip;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initial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begin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    in_chip = 4'b1010;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    in_num = 4'b0000;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end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always #20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begin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    in_num = in_num + 1;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end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exp_11 exp_11(in_num, in_chip, out_num, out_chip);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>endmodule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  <w:r>
        <w:rPr>
          <w:rFonts w:hint="eastAsia" w:eastAsia="楷体_GB2312"/>
          <w:sz w:val="28"/>
          <w:szCs w:val="28"/>
          <w:lang w:val="en-US" w:eastAsia="zh-CN"/>
        </w:rPr>
        <w:t>五、仿真结果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  <w:r>
        <w:drawing>
          <wp:anchor distT="0" distB="0" distL="114300" distR="114300" simplePos="0" relativeHeight="252777472" behindDoc="0" locked="0" layoutInCell="1" allowOverlap="1">
            <wp:simplePos x="0" y="0"/>
            <wp:positionH relativeFrom="column">
              <wp:posOffset>-13970</wp:posOffset>
            </wp:positionH>
            <wp:positionV relativeFrom="paragraph">
              <wp:posOffset>93345</wp:posOffset>
            </wp:positionV>
            <wp:extent cx="5291455" cy="2661920"/>
            <wp:effectExtent l="0" t="0" r="4445" b="5080"/>
            <wp:wrapNone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91455" cy="266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  <w:r>
        <w:rPr>
          <w:rFonts w:hint="eastAsia" w:eastAsia="楷体_GB2312"/>
          <w:sz w:val="28"/>
          <w:szCs w:val="28"/>
          <w:lang w:val="en-US" w:eastAsia="zh-CN"/>
        </w:rPr>
        <w:t>六、系统网表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default" w:eastAsia="宋体"/>
          <w:sz w:val="28"/>
          <w:szCs w:val="28"/>
          <w:lang w:val="en-US" w:eastAsia="zh-CN"/>
        </w:rPr>
      </w:pPr>
      <w:r>
        <w:drawing>
          <wp:anchor distT="0" distB="0" distL="114300" distR="114300" simplePos="0" relativeHeight="252778496" behindDoc="1" locked="0" layoutInCell="1" allowOverlap="1">
            <wp:simplePos x="0" y="0"/>
            <wp:positionH relativeFrom="column">
              <wp:posOffset>-68580</wp:posOffset>
            </wp:positionH>
            <wp:positionV relativeFrom="paragraph">
              <wp:posOffset>110490</wp:posOffset>
            </wp:positionV>
            <wp:extent cx="4332605" cy="1153160"/>
            <wp:effectExtent l="0" t="0" r="10795" b="8890"/>
            <wp:wrapNone/>
            <wp:docPr id="2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32605" cy="115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eastAsia="楷体_GB2312"/>
          <w:sz w:val="28"/>
          <w:szCs w:val="28"/>
          <w:lang w:val="en-US" w:eastAsia="zh-CN"/>
        </w:rPr>
        <w:t>RTL: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  <w:r>
        <w:rPr>
          <w:rFonts w:hint="eastAsia" w:eastAsia="楷体_GB2312"/>
          <w:sz w:val="28"/>
          <w:szCs w:val="28"/>
          <w:lang w:val="en-US" w:eastAsia="zh-CN"/>
        </w:rPr>
        <w:t>Synthesis：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default" w:eastAsia="楷体_GB2312"/>
          <w:sz w:val="28"/>
          <w:szCs w:val="28"/>
          <w:lang w:val="en-US" w:eastAsia="zh-CN"/>
        </w:rPr>
      </w:pPr>
      <w:r>
        <w:drawing>
          <wp:anchor distT="0" distB="0" distL="114300" distR="114300" simplePos="0" relativeHeight="252779520" behindDoc="1" locked="0" layoutInCell="1" allowOverlap="1">
            <wp:simplePos x="0" y="0"/>
            <wp:positionH relativeFrom="column">
              <wp:posOffset>353695</wp:posOffset>
            </wp:positionH>
            <wp:positionV relativeFrom="paragraph">
              <wp:posOffset>41910</wp:posOffset>
            </wp:positionV>
            <wp:extent cx="3703320" cy="4055110"/>
            <wp:effectExtent l="0" t="0" r="11430" b="2540"/>
            <wp:wrapNone/>
            <wp:docPr id="2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3"/>
                    <pic:cNvPicPr>
                      <a:picLocks noChangeAspect="1"/>
                    </pic:cNvPicPr>
                  </pic:nvPicPr>
                  <pic:blipFill>
                    <a:blip r:embed="rId32"/>
                    <a:srcRect r="3362"/>
                    <a:stretch>
                      <a:fillRect/>
                    </a:stretch>
                  </pic:blipFill>
                  <pic:spPr>
                    <a:xfrm>
                      <a:off x="0" y="0"/>
                      <a:ext cx="3703320" cy="4055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default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default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default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default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default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default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default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  <w:tab w:val="left" w:pos="189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  <w:tab w:val="left" w:pos="189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  <w:tab w:val="left" w:pos="189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  <w:tab w:val="left" w:pos="189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  <w:r>
        <w:rPr>
          <w:rFonts w:hint="eastAsia" w:eastAsia="楷体_GB2312"/>
          <w:sz w:val="28"/>
          <w:szCs w:val="28"/>
          <w:lang w:val="en-US" w:eastAsia="zh-CN"/>
        </w:rPr>
        <w:t>七、系统约束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  <w:r>
        <w:drawing>
          <wp:anchor distT="0" distB="0" distL="114300" distR="114300" simplePos="0" relativeHeight="252778496" behindDoc="0" locked="0" layoutInCell="1" allowOverlap="1">
            <wp:simplePos x="0" y="0"/>
            <wp:positionH relativeFrom="column">
              <wp:posOffset>-27305</wp:posOffset>
            </wp:positionH>
            <wp:positionV relativeFrom="paragraph">
              <wp:posOffset>224790</wp:posOffset>
            </wp:positionV>
            <wp:extent cx="5366385" cy="3369310"/>
            <wp:effectExtent l="0" t="0" r="5715" b="2540"/>
            <wp:wrapNone/>
            <wp:docPr id="2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4"/>
                    <pic:cNvPicPr>
                      <a:picLocks noChangeAspect="1"/>
                    </pic:cNvPicPr>
                  </pic:nvPicPr>
                  <pic:blipFill>
                    <a:blip r:embed="rId33"/>
                    <a:srcRect r="21733"/>
                    <a:stretch>
                      <a:fillRect/>
                    </a:stretch>
                  </pic:blipFill>
                  <pic:spPr>
                    <a:xfrm>
                      <a:off x="0" y="0"/>
                      <a:ext cx="5366385" cy="336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  <w:r>
        <w:rPr>
          <w:rFonts w:hint="eastAsia" w:eastAsia="楷体_GB2312"/>
          <w:sz w:val="28"/>
          <w:szCs w:val="28"/>
          <w:lang w:val="en-US" w:eastAsia="zh-CN"/>
        </w:rPr>
        <w:t>八、实验结果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default" w:eastAsia="楷体_GB2312"/>
          <w:sz w:val="28"/>
          <w:szCs w:val="28"/>
          <w:lang w:val="en-US" w:eastAsia="zh-CN"/>
        </w:rPr>
      </w:pPr>
      <w:r>
        <w:rPr>
          <w:rFonts w:hint="eastAsia" w:eastAsia="楷体_GB2312"/>
          <w:sz w:val="28"/>
          <w:szCs w:val="28"/>
          <w:lang w:val="en-US" w:eastAsia="zh-CN"/>
        </w:rPr>
        <w:t>示例（A=101, G=001）：</w:t>
      </w:r>
    </w:p>
    <w:tbl>
      <w:tblPr>
        <w:tblStyle w:val="5"/>
        <w:tblW w:w="8678" w:type="dxa"/>
        <w:tblInd w:w="12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17"/>
        <w:gridCol w:w="3426"/>
        <w:gridCol w:w="403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217" w:type="dxa"/>
            <w:tcBorders>
              <w:top w:val="single" w:color="auto" w:sz="4" w:space="0"/>
              <w:left w:val="single" w:color="auto" w:sz="4" w:space="0"/>
            </w:tcBorders>
            <w:vAlign w:val="center"/>
          </w:tcPr>
          <w:p>
            <w:pPr>
              <w:pStyle w:val="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tabs>
                <w:tab w:val="left" w:pos="42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default" w:ascii="Cambria" w:hAnsi="Cambria" w:eastAsia="楷体_GB2312" w:cs="Cambr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Cambria" w:hAnsi="Cambria" w:eastAsia="楷体_GB2312" w:cs="Cambria"/>
                <w:sz w:val="24"/>
                <w:szCs w:val="24"/>
                <w:vertAlign w:val="baseline"/>
                <w:lang w:val="en-US" w:eastAsia="zh-CN"/>
              </w:rPr>
              <w:t>输入</w:t>
            </w:r>
          </w:p>
        </w:tc>
        <w:tc>
          <w:tcPr>
            <w:tcW w:w="3426" w:type="dxa"/>
            <w:tcBorders>
              <w:top w:val="single" w:color="auto" w:sz="4" w:space="0"/>
            </w:tcBorders>
            <w:vAlign w:val="center"/>
          </w:tcPr>
          <w:p>
            <w:pPr>
              <w:pStyle w:val="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tabs>
                <w:tab w:val="left" w:pos="42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default" w:ascii="Cambria" w:hAnsi="Cambria" w:eastAsia="楷体_GB2312" w:cs="Cambr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Cambria" w:hAnsi="Cambria" w:eastAsia="楷体_GB2312" w:cs="Cambria"/>
                <w:sz w:val="24"/>
                <w:szCs w:val="24"/>
                <w:vertAlign w:val="baseline"/>
                <w:lang w:val="en-US" w:eastAsia="zh-CN"/>
              </w:rPr>
              <w:t>in_chip （片选）</w:t>
            </w:r>
          </w:p>
        </w:tc>
        <w:tc>
          <w:tcPr>
            <w:tcW w:w="4035" w:type="dxa"/>
            <w:tcBorders>
              <w:top w:val="single" w:color="auto" w:sz="4" w:space="0"/>
            </w:tcBorders>
            <w:vAlign w:val="center"/>
          </w:tcPr>
          <w:p>
            <w:pPr>
              <w:pStyle w:val="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tabs>
                <w:tab w:val="left" w:pos="42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default" w:ascii="Cambria" w:hAnsi="Cambria" w:eastAsia="楷体_GB2312" w:cs="Cambr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Cambria" w:hAnsi="Cambria" w:eastAsia="楷体_GB2312" w:cs="Cambria"/>
                <w:sz w:val="24"/>
                <w:szCs w:val="24"/>
                <w:vertAlign w:val="baseline"/>
                <w:lang w:val="en-US" w:eastAsia="zh-CN"/>
              </w:rPr>
              <w:t>in_num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217" w:type="dxa"/>
            <w:tcBorders>
              <w:left w:val="single" w:color="auto" w:sz="4" w:space="0"/>
              <w:bottom w:val="single" w:color="auto" w:sz="4" w:space="0"/>
            </w:tcBorders>
            <w:vAlign w:val="center"/>
          </w:tcPr>
          <w:p>
            <w:pPr>
              <w:pStyle w:val="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tabs>
                <w:tab w:val="left" w:pos="42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default" w:ascii="Cambria" w:hAnsi="Cambria" w:eastAsia="楷体_GB2312" w:cs="Cambr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Cambria" w:hAnsi="Cambria" w:eastAsia="楷体_GB2312" w:cs="Cambria"/>
                <w:sz w:val="24"/>
                <w:szCs w:val="24"/>
                <w:vertAlign w:val="baseline"/>
                <w:lang w:val="en-US" w:eastAsia="zh-CN"/>
              </w:rPr>
              <w:t>输入</w:t>
            </w:r>
            <w:r>
              <w:rPr>
                <w:rFonts w:hint="eastAsia" w:ascii="Cambria" w:hAnsi="Cambria" w:eastAsia="楷体_GB2312" w:cs="Cambria"/>
                <w:sz w:val="24"/>
                <w:szCs w:val="24"/>
                <w:vertAlign w:val="baseline"/>
                <w:lang w:val="en-US" w:eastAsia="zh-CN"/>
              </w:rPr>
              <w:t>的值</w:t>
            </w:r>
          </w:p>
        </w:tc>
        <w:tc>
          <w:tcPr>
            <w:tcW w:w="3426" w:type="dxa"/>
            <w:tcBorders>
              <w:bottom w:val="single" w:color="auto" w:sz="4" w:space="0"/>
            </w:tcBorders>
            <w:vAlign w:val="center"/>
          </w:tcPr>
          <w:p>
            <w:pPr>
              <w:pStyle w:val="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tabs>
                <w:tab w:val="left" w:pos="42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default" w:ascii="Cambria" w:hAnsi="Cambria" w:eastAsia="楷体_GB2312" w:cs="Cambr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Cambria" w:hAnsi="Cambria" w:eastAsia="楷体_GB2312" w:cs="Cambria"/>
                <w:sz w:val="24"/>
                <w:szCs w:val="24"/>
                <w:vertAlign w:val="baseline"/>
                <w:lang w:val="en-US" w:eastAsia="zh-CN"/>
              </w:rPr>
              <w:t>0100</w:t>
            </w:r>
          </w:p>
        </w:tc>
        <w:tc>
          <w:tcPr>
            <w:tcW w:w="4035" w:type="dxa"/>
            <w:tcBorders>
              <w:bottom w:val="single" w:color="auto" w:sz="4" w:space="0"/>
            </w:tcBorders>
            <w:vAlign w:val="center"/>
          </w:tcPr>
          <w:p>
            <w:pPr>
              <w:pStyle w:val="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tabs>
                <w:tab w:val="left" w:pos="42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outlineLvl w:val="9"/>
              <w:rPr>
                <w:rFonts w:hint="default" w:ascii="Cambria" w:hAnsi="Cambria" w:eastAsia="楷体_GB2312" w:cs="Cambr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Cambria" w:hAnsi="Cambria" w:eastAsia="楷体_GB2312" w:cs="Cambria"/>
                <w:sz w:val="24"/>
                <w:szCs w:val="24"/>
                <w:vertAlign w:val="baseline"/>
                <w:lang w:val="en-US" w:eastAsia="zh-CN"/>
              </w:rPr>
              <w:t>1101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217" w:type="dxa"/>
            <w:tcBorders>
              <w:top w:val="single" w:color="auto" w:sz="4" w:space="0"/>
            </w:tcBorders>
            <w:vAlign w:val="center"/>
          </w:tcPr>
          <w:p>
            <w:pPr>
              <w:pStyle w:val="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tabs>
                <w:tab w:val="left" w:pos="42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80" w:lineRule="exact"/>
              <w:ind w:left="0" w:leftChars="0" w:firstLine="0" w:firstLineChars="0"/>
              <w:jc w:val="center"/>
              <w:textAlignment w:val="auto"/>
              <w:outlineLvl w:val="9"/>
              <w:rPr>
                <w:rFonts w:hint="default" w:eastAsia="楷体_GB2312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eastAsia="楷体_GB2312"/>
                <w:sz w:val="24"/>
                <w:szCs w:val="24"/>
                <w:vertAlign w:val="baseline"/>
                <w:lang w:val="en-US" w:eastAsia="zh-CN"/>
              </w:rPr>
              <w:t>输出</w:t>
            </w:r>
          </w:p>
        </w:tc>
        <w:tc>
          <w:tcPr>
            <w:tcW w:w="3426" w:type="dxa"/>
            <w:tcBorders>
              <w:top w:val="single" w:color="auto" w:sz="4" w:space="0"/>
            </w:tcBorders>
            <w:vAlign w:val="center"/>
          </w:tcPr>
          <w:p>
            <w:pPr>
              <w:pStyle w:val="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tabs>
                <w:tab w:val="left" w:pos="42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80" w:lineRule="exact"/>
              <w:ind w:left="0" w:leftChars="0" w:firstLine="0" w:firstLineChars="0"/>
              <w:jc w:val="center"/>
              <w:textAlignment w:val="auto"/>
              <w:outlineLvl w:val="9"/>
              <w:rPr>
                <w:rFonts w:hint="default" w:eastAsia="楷体_GB2312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eastAsia="楷体_GB2312"/>
                <w:sz w:val="24"/>
                <w:szCs w:val="24"/>
                <w:vertAlign w:val="baseline"/>
                <w:lang w:val="en-US" w:eastAsia="zh-CN"/>
              </w:rPr>
              <w:t>out_chip</w:t>
            </w:r>
          </w:p>
        </w:tc>
        <w:tc>
          <w:tcPr>
            <w:tcW w:w="4035" w:type="dxa"/>
            <w:tcBorders>
              <w:top w:val="single" w:color="auto" w:sz="4" w:space="0"/>
            </w:tcBorders>
            <w:vAlign w:val="center"/>
          </w:tcPr>
          <w:p>
            <w:pPr>
              <w:pStyle w:val="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tabs>
                <w:tab w:val="left" w:pos="42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80" w:lineRule="exact"/>
              <w:ind w:left="0" w:leftChars="0" w:firstLine="0" w:firstLineChars="0"/>
              <w:jc w:val="center"/>
              <w:textAlignment w:val="auto"/>
              <w:outlineLvl w:val="9"/>
              <w:rPr>
                <w:rFonts w:hint="default" w:ascii="Cambria" w:hAnsi="Cambria" w:eastAsia="楷体_GB2312" w:cs="Cambr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Cambria" w:hAnsi="Cambria" w:eastAsia="楷体_GB2312" w:cs="Cambria"/>
                <w:sz w:val="24"/>
                <w:szCs w:val="24"/>
                <w:vertAlign w:val="baseline"/>
                <w:lang w:val="en-US" w:eastAsia="zh-CN"/>
              </w:rPr>
              <w:t>out_num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</w:trPr>
        <w:tc>
          <w:tcPr>
            <w:tcW w:w="1217" w:type="dxa"/>
            <w:vAlign w:val="center"/>
          </w:tcPr>
          <w:p>
            <w:pPr>
              <w:pStyle w:val="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tabs>
                <w:tab w:val="left" w:pos="42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80" w:lineRule="exact"/>
              <w:ind w:left="0" w:leftChars="0" w:firstLine="0" w:firstLineChars="0"/>
              <w:jc w:val="center"/>
              <w:textAlignment w:val="auto"/>
              <w:outlineLvl w:val="9"/>
              <w:rPr>
                <w:rFonts w:hint="default" w:eastAsia="楷体_GB2312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eastAsia="楷体_GB2312"/>
                <w:sz w:val="24"/>
                <w:szCs w:val="24"/>
                <w:vertAlign w:val="baseline"/>
                <w:lang w:val="en-US" w:eastAsia="zh-CN"/>
              </w:rPr>
              <w:t>输出的值</w:t>
            </w:r>
          </w:p>
        </w:tc>
        <w:tc>
          <w:tcPr>
            <w:tcW w:w="3426" w:type="dxa"/>
            <w:vAlign w:val="center"/>
          </w:tcPr>
          <w:p>
            <w:pPr>
              <w:pStyle w:val="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tabs>
                <w:tab w:val="left" w:pos="42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80" w:lineRule="exact"/>
              <w:ind w:left="0" w:leftChars="0" w:firstLine="0" w:firstLineChars="0"/>
              <w:jc w:val="center"/>
              <w:textAlignment w:val="auto"/>
              <w:outlineLvl w:val="9"/>
              <w:rPr>
                <w:rFonts w:hint="default" w:eastAsia="楷体_GB2312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eastAsia="楷体_GB2312"/>
                <w:sz w:val="24"/>
                <w:szCs w:val="24"/>
                <w:vertAlign w:val="baseline"/>
                <w:lang w:val="en-US" w:eastAsia="zh-CN"/>
              </w:rPr>
              <w:t>0100</w:t>
            </w:r>
          </w:p>
        </w:tc>
        <w:tc>
          <w:tcPr>
            <w:tcW w:w="4035" w:type="dxa"/>
            <w:vAlign w:val="center"/>
          </w:tcPr>
          <w:p>
            <w:pPr>
              <w:pStyle w:val="7"/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tabs>
                <w:tab w:val="left" w:pos="42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80" w:lineRule="exact"/>
              <w:ind w:left="0" w:leftChars="0" w:firstLine="0" w:firstLineChars="0"/>
              <w:jc w:val="center"/>
              <w:textAlignment w:val="auto"/>
              <w:outlineLvl w:val="9"/>
              <w:rPr>
                <w:rFonts w:hint="default" w:eastAsia="楷体_GB2312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eastAsia="楷体_GB2312"/>
                <w:sz w:val="24"/>
                <w:szCs w:val="24"/>
                <w:vertAlign w:val="baseline"/>
                <w:lang w:val="en-US" w:eastAsia="zh-CN"/>
              </w:rPr>
              <w:t>D</w:t>
            </w:r>
          </w:p>
        </w:tc>
      </w:tr>
    </w:tbl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default" w:eastAsia="楷体_GB2312"/>
          <w:sz w:val="28"/>
          <w:szCs w:val="28"/>
          <w:lang w:val="en-US" w:eastAsia="zh-CN"/>
        </w:rPr>
      </w:pPr>
      <w:r>
        <w:rPr>
          <w:rFonts w:hint="eastAsia" w:eastAsia="楷体_GB2312"/>
          <w:sz w:val="28"/>
          <w:szCs w:val="28"/>
          <w:lang w:val="en-US" w:eastAsia="zh-CN"/>
        </w:rPr>
        <w:drawing>
          <wp:anchor distT="0" distB="0" distL="114300" distR="114300" simplePos="0" relativeHeight="260656128" behindDoc="0" locked="0" layoutInCell="1" allowOverlap="1">
            <wp:simplePos x="0" y="0"/>
            <wp:positionH relativeFrom="column">
              <wp:posOffset>1350645</wp:posOffset>
            </wp:positionH>
            <wp:positionV relativeFrom="paragraph">
              <wp:posOffset>-1049655</wp:posOffset>
            </wp:positionV>
            <wp:extent cx="2671445" cy="4747895"/>
            <wp:effectExtent l="0" t="0" r="14605" b="14605"/>
            <wp:wrapNone/>
            <wp:docPr id="46" name="图片 46" descr="25467a260194b84376c11c19bff56c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25467a260194b84376c11c19bff56c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671445" cy="4747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default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default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default" w:eastAsia="楷体_GB2312"/>
          <w:sz w:val="28"/>
          <w:szCs w:val="28"/>
          <w:lang w:val="en-US" w:eastAsia="zh-CN"/>
        </w:rPr>
      </w:pPr>
      <w:r>
        <w:rPr>
          <w:rFonts w:hint="eastAsia" w:eastAsia="楷体_GB2312"/>
          <w:sz w:val="28"/>
          <w:szCs w:val="28"/>
          <w:lang w:val="en-US" w:eastAsia="zh-CN"/>
        </w:rPr>
        <w:t>九、实验体会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default" w:eastAsia="楷体_GB2312"/>
          <w:sz w:val="28"/>
          <w:szCs w:val="28"/>
          <w:lang w:val="en-US" w:eastAsia="zh-CN"/>
        </w:rPr>
      </w:pPr>
      <w:r>
        <w:rPr>
          <w:rFonts w:hint="eastAsia" w:eastAsia="楷体_GB2312"/>
          <w:sz w:val="28"/>
          <w:szCs w:val="28"/>
          <w:lang w:val="en-US" w:eastAsia="zh-CN"/>
        </w:rPr>
        <w:tab/>
      </w:r>
      <w:r>
        <w:rPr>
          <w:rFonts w:hint="eastAsia" w:eastAsia="楷体_GB2312"/>
          <w:sz w:val="28"/>
          <w:szCs w:val="28"/>
          <w:lang w:val="en-US" w:eastAsia="zh-CN"/>
        </w:rPr>
        <w:t>在做之前的经验积累铺垫下，此次实验完成得比较顺利。但因为一开始的时候是照着图而不是真值表来编码，而图的线路比较复杂（看起来），所以很容易乱；然后改成看真值表，就容易找得到规律了。另外，要注意细心一点儿。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tabs>
          <w:tab w:val="center" w:pos="4153"/>
        </w:tabs>
        <w:jc w:val="both"/>
        <w:rPr>
          <w:rFonts w:hint="default"/>
          <w:b/>
          <w:sz w:val="32"/>
          <w:szCs w:val="32"/>
          <w:lang w:val="en-US" w:eastAsia="zh-CN"/>
        </w:rPr>
      </w:pPr>
    </w:p>
    <w:p>
      <w:pPr>
        <w:tabs>
          <w:tab w:val="center" w:pos="4153"/>
        </w:tabs>
        <w:jc w:val="both"/>
        <w:rPr>
          <w:rFonts w:hint="default"/>
          <w:b/>
          <w:sz w:val="32"/>
          <w:szCs w:val="32"/>
          <w:lang w:val="en-US" w:eastAsia="zh-CN"/>
        </w:rPr>
      </w:pPr>
    </w:p>
    <w:p>
      <w:pPr>
        <w:tabs>
          <w:tab w:val="center" w:pos="4153"/>
        </w:tabs>
        <w:jc w:val="both"/>
        <w:rPr>
          <w:rFonts w:hint="default"/>
          <w:b/>
          <w:sz w:val="32"/>
          <w:szCs w:val="32"/>
          <w:lang w:val="en-US" w:eastAsia="zh-CN"/>
        </w:rPr>
      </w:pPr>
    </w:p>
    <w:p>
      <w:pPr>
        <w:tabs>
          <w:tab w:val="center" w:pos="4153"/>
        </w:tabs>
        <w:jc w:val="both"/>
        <w:rPr>
          <w:rFonts w:hint="default"/>
          <w:b/>
          <w:sz w:val="32"/>
          <w:szCs w:val="32"/>
          <w:lang w:val="en-US" w:eastAsia="zh-CN"/>
        </w:rPr>
      </w:pPr>
    </w:p>
    <w:p>
      <w:pPr>
        <w:tabs>
          <w:tab w:val="center" w:pos="4153"/>
        </w:tabs>
        <w:jc w:val="both"/>
        <w:rPr>
          <w:rFonts w:hint="default"/>
          <w:b/>
          <w:sz w:val="32"/>
          <w:szCs w:val="32"/>
          <w:lang w:val="en-US" w:eastAsia="zh-CN"/>
        </w:rPr>
      </w:pPr>
    </w:p>
    <w:p>
      <w:pPr>
        <w:tabs>
          <w:tab w:val="center" w:pos="4153"/>
        </w:tabs>
        <w:jc w:val="both"/>
        <w:rPr>
          <w:rFonts w:hint="default"/>
          <w:b/>
          <w:sz w:val="32"/>
          <w:szCs w:val="32"/>
          <w:lang w:val="en-US" w:eastAsia="zh-CN"/>
        </w:rPr>
      </w:pPr>
    </w:p>
    <w:p>
      <w:pPr>
        <w:tabs>
          <w:tab w:val="center" w:pos="4153"/>
        </w:tabs>
        <w:jc w:val="both"/>
        <w:rPr>
          <w:rFonts w:hint="default"/>
          <w:b/>
          <w:sz w:val="32"/>
          <w:szCs w:val="32"/>
          <w:lang w:val="en-US" w:eastAsia="zh-CN"/>
        </w:rPr>
      </w:pPr>
    </w:p>
    <w:p>
      <w:pPr>
        <w:tabs>
          <w:tab w:val="center" w:pos="4153"/>
        </w:tabs>
        <w:jc w:val="both"/>
        <w:rPr>
          <w:rFonts w:hint="default"/>
          <w:b/>
          <w:sz w:val="32"/>
          <w:szCs w:val="32"/>
          <w:lang w:val="en-US" w:eastAsia="zh-CN"/>
        </w:rPr>
      </w:pPr>
    </w:p>
    <w:p>
      <w:pPr>
        <w:tabs>
          <w:tab w:val="center" w:pos="4153"/>
        </w:tabs>
        <w:jc w:val="both"/>
        <w:rPr>
          <w:rFonts w:hint="default"/>
          <w:b/>
          <w:sz w:val="32"/>
          <w:szCs w:val="32"/>
          <w:lang w:val="en-US" w:eastAsia="zh-CN"/>
        </w:rPr>
      </w:pPr>
    </w:p>
    <w:p>
      <w:pPr>
        <w:tabs>
          <w:tab w:val="center" w:pos="4153"/>
        </w:tabs>
        <w:jc w:val="both"/>
        <w:rPr>
          <w:rFonts w:hint="default"/>
          <w:b/>
          <w:sz w:val="32"/>
          <w:szCs w:val="32"/>
          <w:lang w:val="en-US" w:eastAsia="zh-CN"/>
        </w:rPr>
      </w:pPr>
    </w:p>
    <w:p>
      <w:pPr>
        <w:tabs>
          <w:tab w:val="center" w:pos="4153"/>
        </w:tabs>
        <w:jc w:val="both"/>
        <w:rPr>
          <w:rFonts w:hint="default"/>
          <w:b/>
          <w:sz w:val="32"/>
          <w:szCs w:val="32"/>
          <w:lang w:val="en-US" w:eastAsia="zh-CN"/>
        </w:rPr>
      </w:pPr>
    </w:p>
    <w:p>
      <w:pPr>
        <w:tabs>
          <w:tab w:val="center" w:pos="4153"/>
        </w:tabs>
        <w:jc w:val="both"/>
        <w:rPr>
          <w:rFonts w:hint="default"/>
          <w:b/>
          <w:sz w:val="32"/>
          <w:szCs w:val="32"/>
          <w:lang w:val="en-US" w:eastAsia="zh-CN"/>
        </w:rPr>
      </w:pPr>
    </w:p>
    <w:p>
      <w:pPr>
        <w:tabs>
          <w:tab w:val="center" w:pos="4153"/>
        </w:tabs>
        <w:jc w:val="both"/>
        <w:rPr>
          <w:rFonts w:hint="default"/>
          <w:b/>
          <w:sz w:val="32"/>
          <w:szCs w:val="32"/>
          <w:lang w:val="en-US" w:eastAsia="zh-CN"/>
        </w:rPr>
      </w:pPr>
    </w:p>
    <w:p>
      <w:pPr>
        <w:tabs>
          <w:tab w:val="center" w:pos="4153"/>
        </w:tabs>
        <w:jc w:val="both"/>
        <w:rPr>
          <w:rFonts w:hint="default"/>
          <w:b/>
          <w:sz w:val="32"/>
          <w:szCs w:val="32"/>
          <w:lang w:val="en-US" w:eastAsia="zh-CN"/>
        </w:rPr>
      </w:pPr>
    </w:p>
    <w:p>
      <w:pPr>
        <w:tabs>
          <w:tab w:val="center" w:pos="4153"/>
        </w:tabs>
        <w:jc w:val="both"/>
        <w:rPr>
          <w:rFonts w:hint="default"/>
          <w:b/>
          <w:sz w:val="32"/>
          <w:szCs w:val="32"/>
          <w:lang w:val="en-US" w:eastAsia="zh-CN"/>
        </w:rPr>
      </w:pPr>
    </w:p>
    <w:p>
      <w:pPr>
        <w:tabs>
          <w:tab w:val="center" w:pos="4153"/>
        </w:tabs>
        <w:jc w:val="both"/>
        <w:rPr>
          <w:rFonts w:hint="default"/>
          <w:b/>
          <w:sz w:val="32"/>
          <w:szCs w:val="32"/>
          <w:lang w:val="en-US" w:eastAsia="zh-CN"/>
        </w:rPr>
      </w:pPr>
    </w:p>
    <w:p>
      <w:pPr>
        <w:tabs>
          <w:tab w:val="center" w:pos="4153"/>
        </w:tabs>
        <w:jc w:val="both"/>
        <w:rPr>
          <w:rFonts w:hint="default"/>
          <w:b/>
          <w:sz w:val="32"/>
          <w:szCs w:val="32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jc w:val="center"/>
        <w:textAlignment w:val="auto"/>
        <w:outlineLvl w:val="9"/>
        <w:rPr>
          <w:rFonts w:eastAsia="楷体_GB2312"/>
          <w:b/>
          <w:sz w:val="44"/>
          <w:szCs w:val="44"/>
        </w:rPr>
      </w:pPr>
      <w:r>
        <w:rPr>
          <w:rFonts w:eastAsia="楷体_GB2312"/>
          <w:b/>
          <w:sz w:val="44"/>
          <w:szCs w:val="44"/>
        </w:rPr>
        <w:t>暨南大学本科实验报告专用纸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eastAsia="楷体_GB2312"/>
          <w:sz w:val="28"/>
          <w:szCs w:val="28"/>
        </w:rPr>
      </w:pPr>
      <w:r>
        <w:rPr>
          <w:rFonts w:eastAsia="楷体_GB2312"/>
          <w:sz w:val="28"/>
          <w:szCs w:val="28"/>
        </w:rPr>
        <w:t>课程名称</w:t>
      </w:r>
      <w:r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 xml:space="preserve">      数字逻辑</w:t>
      </w:r>
      <w:r>
        <w:rPr>
          <w:rFonts w:hint="eastAsia" w:eastAsia="楷体_GB2312"/>
          <w:sz w:val="28"/>
          <w:szCs w:val="28"/>
          <w:u w:val="single"/>
        </w:rPr>
        <w:t>实验</w:t>
      </w:r>
      <w:r>
        <w:rPr>
          <w:rFonts w:eastAsia="楷体_GB2312"/>
          <w:sz w:val="28"/>
          <w:szCs w:val="28"/>
          <w:u w:val="single"/>
        </w:rPr>
        <w:t xml:space="preserve">    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 xml:space="preserve">   </w:t>
      </w:r>
      <w:r>
        <w:rPr>
          <w:rFonts w:eastAsia="楷体_GB2312"/>
          <w:sz w:val="28"/>
          <w:szCs w:val="28"/>
          <w:u w:val="single"/>
        </w:rPr>
        <w:t xml:space="preserve">   </w:t>
      </w:r>
      <w:r>
        <w:rPr>
          <w:rFonts w:eastAsia="楷体_GB2312"/>
          <w:sz w:val="28"/>
          <w:szCs w:val="28"/>
        </w:rPr>
        <w:t>成绩评定</w:t>
      </w:r>
      <w:r>
        <w:rPr>
          <w:rFonts w:eastAsia="楷体_GB2312"/>
          <w:sz w:val="28"/>
          <w:szCs w:val="28"/>
          <w:u w:val="single"/>
        </w:rPr>
        <w:t xml:space="preserve">          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eastAsia="楷体_GB2312"/>
          <w:sz w:val="28"/>
          <w:szCs w:val="28"/>
        </w:rPr>
      </w:pPr>
      <w:r>
        <w:rPr>
          <w:rFonts w:eastAsia="楷体_GB2312"/>
          <w:sz w:val="28"/>
          <w:szCs w:val="28"/>
        </w:rPr>
        <w:t>实验项目名称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 xml:space="preserve">     计数器     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</w:rPr>
        <w:t>指导教师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 xml:space="preserve">  </w:t>
      </w:r>
      <w:r>
        <w:rPr>
          <w:rFonts w:hint="eastAsia" w:eastAsia="楷体_GB2312"/>
          <w:sz w:val="28"/>
          <w:szCs w:val="28"/>
          <w:u w:val="single"/>
        </w:rPr>
        <w:t>王传胜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 xml:space="preserve"> 梁倬骞</w:t>
      </w:r>
      <w:r>
        <w:rPr>
          <w:rFonts w:eastAsia="楷体_GB2312"/>
          <w:sz w:val="28"/>
          <w:szCs w:val="28"/>
          <w:u w:val="single"/>
        </w:rPr>
        <w:t xml:space="preserve">  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eastAsia="楷体_GB2312"/>
          <w:sz w:val="28"/>
          <w:szCs w:val="28"/>
          <w:u w:val="single"/>
        </w:rPr>
      </w:pPr>
      <w:r>
        <w:rPr>
          <w:rFonts w:eastAsia="楷体_GB2312"/>
          <w:sz w:val="28"/>
          <w:szCs w:val="28"/>
        </w:rPr>
        <w:t>实验项目编号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hint="eastAsia" w:eastAsia="楷体_GB2312"/>
          <w:sz w:val="28"/>
          <w:szCs w:val="28"/>
          <w:u w:val="single"/>
        </w:rPr>
        <w:t>080600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>3807</w:t>
      </w:r>
      <w:r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eastAsia="楷体_GB2312"/>
          <w:sz w:val="28"/>
          <w:szCs w:val="28"/>
        </w:rPr>
        <w:t>实验项目类型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>验证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</w:rPr>
        <w:t>实验地点</w:t>
      </w:r>
      <w:r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hint="eastAsia" w:eastAsia="楷体_GB2312"/>
          <w:sz w:val="28"/>
          <w:szCs w:val="28"/>
          <w:u w:val="single"/>
        </w:rPr>
        <w:t>N1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>2</w:t>
      </w:r>
      <w:r>
        <w:rPr>
          <w:rFonts w:hint="eastAsia" w:eastAsia="楷体_GB2312"/>
          <w:sz w:val="28"/>
          <w:szCs w:val="28"/>
          <w:u w:val="single"/>
        </w:rPr>
        <w:t>6</w:t>
      </w:r>
      <w:r>
        <w:rPr>
          <w:rFonts w:eastAsia="楷体_GB2312"/>
          <w:sz w:val="28"/>
          <w:szCs w:val="28"/>
          <w:u w:val="single"/>
        </w:rPr>
        <w:t xml:space="preserve"> 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eastAsia="楷体_GB2312"/>
          <w:sz w:val="28"/>
          <w:szCs w:val="28"/>
          <w:u w:val="single"/>
        </w:rPr>
      </w:pPr>
      <w:r>
        <w:rPr>
          <w:rFonts w:eastAsia="楷体_GB2312"/>
          <w:sz w:val="28"/>
          <w:szCs w:val="28"/>
        </w:rPr>
        <w:t>学生姓名</w:t>
      </w:r>
      <w:r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>邝庆璇</w:t>
      </w:r>
      <w:r>
        <w:rPr>
          <w:rFonts w:eastAsia="楷体_GB2312"/>
          <w:sz w:val="28"/>
          <w:szCs w:val="28"/>
          <w:u w:val="single"/>
        </w:rPr>
        <w:t xml:space="preserve">   </w:t>
      </w:r>
      <w:r>
        <w:rPr>
          <w:rFonts w:eastAsia="楷体_GB2312"/>
          <w:sz w:val="28"/>
          <w:szCs w:val="28"/>
        </w:rPr>
        <w:t>学号</w:t>
      </w:r>
      <w:r>
        <w:rPr>
          <w:rFonts w:eastAsia="楷体_GB2312"/>
          <w:sz w:val="28"/>
          <w:szCs w:val="28"/>
          <w:u w:val="single"/>
        </w:rPr>
        <w:t xml:space="preserve">     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>2016051598</w:t>
      </w:r>
      <w:r>
        <w:rPr>
          <w:rFonts w:eastAsia="楷体_GB2312"/>
          <w:sz w:val="28"/>
          <w:szCs w:val="28"/>
          <w:u w:val="single"/>
        </w:rPr>
        <w:t xml:space="preserve">                            </w:t>
      </w:r>
    </w:p>
    <w:p>
      <w:pPr>
        <w:keepNext w:val="0"/>
        <w:keepLines w:val="0"/>
        <w:pageBreakBefore w:val="0"/>
        <w:widowControl w:val="0"/>
        <w:numPr>
          <w:ins w:id="6" w:author="MC SYSTEM" w:date="2019-10-22T19:47:33Z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eastAsia="楷体_GB2312"/>
          <w:sz w:val="28"/>
          <w:szCs w:val="28"/>
          <w:u w:val="single"/>
        </w:rPr>
      </w:pPr>
      <w:r>
        <w:rPr>
          <w:rFonts w:eastAsia="楷体_GB2312"/>
          <w:sz w:val="28"/>
          <w:szCs w:val="28"/>
        </w:rPr>
        <w:t>学院</w:t>
      </w:r>
      <w:r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hint="eastAsia" w:eastAsia="楷体_GB2312"/>
          <w:sz w:val="28"/>
          <w:szCs w:val="28"/>
          <w:u w:val="single"/>
        </w:rPr>
        <w:t>信息科学技术</w:t>
      </w:r>
      <w:r>
        <w:rPr>
          <w:rFonts w:eastAsia="楷体_GB2312"/>
          <w:sz w:val="28"/>
          <w:szCs w:val="28"/>
          <w:u w:val="single"/>
        </w:rPr>
        <w:t xml:space="preserve">    </w:t>
      </w:r>
      <w:r>
        <w:rPr>
          <w:rFonts w:eastAsia="楷体_GB2312"/>
          <w:sz w:val="28"/>
          <w:szCs w:val="28"/>
        </w:rPr>
        <w:t>系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hint="eastAsia" w:eastAsia="楷体_GB2312"/>
          <w:sz w:val="28"/>
          <w:szCs w:val="28"/>
          <w:u w:val="single"/>
        </w:rPr>
        <w:t>计算机科学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</w:rPr>
        <w:t>专业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 xml:space="preserve">计算机科学与技术 </w:t>
      </w:r>
      <w:r>
        <w:rPr>
          <w:rFonts w:eastAsia="楷体_GB2312"/>
          <w:sz w:val="28"/>
          <w:szCs w:val="28"/>
          <w:u w:val="single"/>
        </w:rPr>
        <w:t xml:space="preserve">     </w:t>
      </w:r>
      <w:r>
        <w:rPr>
          <w:rFonts w:eastAsia="楷体_GB2312"/>
          <w:sz w:val="28"/>
          <w:szCs w:val="28"/>
        </w:rPr>
        <w:t xml:space="preserve">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eastAsia="楷体_GB2312"/>
          <w:sz w:val="28"/>
          <w:szCs w:val="28"/>
        </w:rPr>
      </w:pPr>
      <w:r>
        <w:rPr>
          <w:rFonts w:eastAsia="楷体_GB2312"/>
          <w:sz w:val="28"/>
          <w:szCs w:val="28"/>
        </w:rPr>
        <w:t>实验时间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>2019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</w:rPr>
        <w:t>年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>11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</w:rPr>
        <w:t>月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>17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</w:rPr>
        <w:t xml:space="preserve">日 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>上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</w:rPr>
        <w:t>午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ind w:leftChars="-278" w:firstLine="560" w:firstLineChars="200"/>
        <w:textAlignment w:val="auto"/>
        <w:outlineLvl w:val="9"/>
        <w:rPr>
          <w:rFonts w:eastAsia="楷体_GB2312"/>
          <w:sz w:val="28"/>
          <w:szCs w:val="28"/>
        </w:rPr>
      </w:pPr>
      <w:r>
        <w:rPr>
          <w:rFonts w:hint="eastAsia" w:eastAsia="楷体_GB2312"/>
          <w:sz w:val="28"/>
          <w:szCs w:val="28"/>
          <w:lang w:val="en-US" w:eastAsia="zh-CN"/>
        </w:rPr>
        <w:t>一、</w:t>
      </w:r>
      <w:r>
        <w:rPr>
          <w:rFonts w:eastAsia="楷体_GB2312"/>
          <w:sz w:val="28"/>
          <w:szCs w:val="28"/>
        </w:rPr>
        <w:t>实验目的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ind w:left="-164" w:leftChars="-78" w:firstLine="560" w:firstLineChars="200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  <w:r>
        <w:rPr>
          <w:rFonts w:hint="eastAsia" w:eastAsia="楷体_GB2312"/>
          <w:sz w:val="28"/>
          <w:szCs w:val="28"/>
          <w:lang w:val="en-US" w:eastAsia="zh-CN"/>
        </w:rPr>
        <w:t>学会使用 Verilog HDL 进行行为建模；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ind w:left="-164" w:leftChars="-78" w:firstLine="560" w:firstLineChars="200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  <w:r>
        <w:rPr>
          <w:rFonts w:hint="eastAsia" w:eastAsia="楷体_GB2312"/>
          <w:sz w:val="28"/>
          <w:szCs w:val="28"/>
          <w:lang w:val="en-US" w:eastAsia="zh-CN"/>
        </w:rPr>
        <w:t>学会的 Verilog HDL 行为建模来实现计数器；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ind w:left="-164" w:leftChars="-78" w:firstLine="560" w:firstLineChars="200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  <w:r>
        <w:rPr>
          <w:rFonts w:hint="eastAsia" w:eastAsia="楷体_GB2312"/>
          <w:sz w:val="28"/>
          <w:szCs w:val="28"/>
          <w:lang w:val="en-US" w:eastAsia="zh-CN"/>
        </w:rPr>
        <w:t>学会用 Verilog HDL 行为建模来实现分频器；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ind w:leftChars="-278" w:firstLine="560" w:firstLineChars="200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ind w:leftChars="-278" w:firstLine="560" w:firstLineChars="200"/>
        <w:textAlignment w:val="auto"/>
        <w:outlineLvl w:val="9"/>
        <w:rPr>
          <w:rFonts w:eastAsia="楷体_GB2312"/>
          <w:sz w:val="28"/>
          <w:szCs w:val="28"/>
        </w:rPr>
      </w:pPr>
      <w:r>
        <w:rPr>
          <w:rFonts w:hint="eastAsia" w:eastAsia="楷体_GB2312"/>
          <w:sz w:val="28"/>
          <w:szCs w:val="28"/>
          <w:lang w:val="en-US" w:eastAsia="zh-CN"/>
        </w:rPr>
        <w:t>二、</w:t>
      </w:r>
      <w:r>
        <w:rPr>
          <w:rFonts w:eastAsia="楷体_GB2312"/>
          <w:sz w:val="28"/>
          <w:szCs w:val="28"/>
        </w:rPr>
        <w:t>实验内容</w:t>
      </w:r>
    </w:p>
    <w:p>
      <w:pPr>
        <w:pStyle w:val="7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ind w:left="0" w:leftChars="0" w:firstLine="420" w:firstLineChars="0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  <w:r>
        <w:rPr>
          <w:rFonts w:hint="eastAsia" w:eastAsia="楷体_GB2312"/>
          <w:sz w:val="28"/>
          <w:szCs w:val="28"/>
          <w:lang w:val="en-US" w:eastAsia="zh-CN"/>
        </w:rPr>
        <w:t>用Verilog HDL 实现2位的十六进制计数器，并用七段数码管来显示十六进制数00~FF。</w:t>
      </w:r>
    </w:p>
    <w:p>
      <w:pPr>
        <w:pStyle w:val="7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ind w:left="0" w:leftChars="0" w:firstLine="0" w:firstLineChars="0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ind w:left="0" w:leftChars="0" w:firstLine="0" w:firstLineChars="0"/>
        <w:textAlignment w:val="auto"/>
        <w:outlineLvl w:val="9"/>
        <w:rPr>
          <w:rFonts w:hint="eastAsia" w:eastAsia="楷体_GB2312"/>
          <w:sz w:val="32"/>
          <w:szCs w:val="32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  <w:r>
        <w:rPr>
          <w:rFonts w:hint="eastAsia" w:eastAsia="楷体_GB2312"/>
          <w:sz w:val="28"/>
          <w:szCs w:val="28"/>
          <w:lang w:val="en-US" w:eastAsia="zh-CN"/>
        </w:rPr>
        <w:t>三、</w:t>
      </w:r>
      <w:r>
        <w:rPr>
          <w:rFonts w:hint="eastAsia" w:eastAsia="楷体_GB2312"/>
          <w:sz w:val="28"/>
          <w:szCs w:val="28"/>
        </w:rPr>
        <w:t>实验</w:t>
      </w:r>
      <w:r>
        <w:rPr>
          <w:rFonts w:hint="eastAsia" w:eastAsia="楷体_GB2312"/>
          <w:sz w:val="28"/>
          <w:szCs w:val="28"/>
          <w:lang w:val="en-US" w:eastAsia="zh-CN"/>
        </w:rPr>
        <w:t>程序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eastAsia" w:eastAsia="楷体_GB2312"/>
          <w:sz w:val="28"/>
          <w:szCs w:val="28"/>
          <w:lang w:val="en-US" w:eastAsia="zh-CN"/>
        </w:rPr>
        <w:t xml:space="preserve">top.v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>`timescale 1ns / 1ps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>//////////////////////////////////////////////////////////////////////////////////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Company: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Engineer: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>// Create Date: 2019/12/03 23:51:03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Design Name: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>// Module Name: top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Project Name: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Target Devices: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Tool Versions: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Description: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Dependencies: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>// Revision: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>// Revision 0.01 - File Created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>// Additional Comments: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>//////////////////////////////////////////////////////////////////////////////////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>module top(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input clk,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input clr,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output [6:0] a2g,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output [1:0] an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);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wire clk48, clk190;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wire [7:0] data;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div div(clk, clk48, clk190);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counter counter(clk48, clr, data);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seg_2 seg_2(data, clk190, clr, a2g, an);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>endmodule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eastAsia" w:eastAsia="楷体_GB2312"/>
          <w:sz w:val="28"/>
          <w:szCs w:val="28"/>
          <w:lang w:val="en-US" w:eastAsia="zh-CN"/>
        </w:rPr>
        <w:t xml:space="preserve">div.v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>`timescale 1ns / 1ps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>//////////////////////////////////////////////////////////////////////////////////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Company: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Engineer: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>// Create Date: 2019/12/03 23:51:03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Design Name: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>// Module Name: div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Project Name: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Target Devices: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Tool Versions: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Description: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Dependencies: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>// Revision: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>// Revision 0.01 - File Created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>// Additional Comments: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>//////////////////////////////////////////////////////////////////////////////////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>module div(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input clk,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output clk48,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output clk190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);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reg[24:0] q = 25'b0;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always @(posedge clk) begin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    q &lt;= q + 1;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end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assign clk190 = q[18];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assign clk48 = q[24];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eastAsia" w:ascii="Calibri" w:hAnsi="Calibri" w:eastAsia="楷体_GB2312" w:cs="Calibri"/>
          <w:sz w:val="24"/>
          <w:szCs w:val="24"/>
          <w:lang w:val="en-US" w:eastAsia="zh-CN"/>
        </w:rPr>
        <w:t>//</w:t>
      </w: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assign clk190 = clk;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eastAsia" w:ascii="Calibri" w:hAnsi="Calibri" w:eastAsia="楷体_GB2312" w:cs="Calibri"/>
          <w:sz w:val="24"/>
          <w:szCs w:val="24"/>
          <w:lang w:val="en-US" w:eastAsia="zh-CN"/>
        </w:rPr>
        <w:t>//</w:t>
      </w: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assign clk48 = clk;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>endmodule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8"/>
          <w:szCs w:val="28"/>
          <w:lang w:val="en-US" w:eastAsia="zh-CN"/>
        </w:rPr>
      </w:pPr>
      <w:r>
        <w:rPr>
          <w:rFonts w:hint="eastAsia" w:ascii="Calibri" w:hAnsi="Calibri" w:eastAsia="楷体_GB2312" w:cs="Calibri"/>
          <w:sz w:val="28"/>
          <w:szCs w:val="28"/>
          <w:lang w:val="en-US" w:eastAsia="zh-CN"/>
        </w:rPr>
        <w:t>counter.v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>`timescale 1ns / 1ps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>//////////////////////////////////////////////////////////////////////////////////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Company: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Engineer: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>// Create Date: 2019/12/03 23:46:46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Design Name: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>// Module Name: counter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Project Name: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Target Devices: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Tool Versions: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Description: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Dependencies: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>// Revision: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>// Revision 0.01 - File Created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>// Additional Comments: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>//////////////////////////////////////////////////////////////////////////////////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>module counter(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input clk48,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input clr,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output reg [7:0] data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);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reg isFirst = 1;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always @(posedge clk48 or posedge clr) begin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    if (clr == 1)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        data &lt;= 0;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    else begin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        if (isFirst) begin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            data &lt;= 0;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            isFirst = 0;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        end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        data &lt;= data + 1;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    end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end  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>endmodule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eastAsia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eastAsia" w:ascii="Calibri" w:hAnsi="Calibri" w:eastAsia="楷体_GB2312" w:cs="Calibri"/>
          <w:sz w:val="28"/>
          <w:szCs w:val="28"/>
          <w:lang w:val="en-US" w:eastAsia="zh-CN"/>
        </w:rPr>
        <w:t>seg_2.v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>`timescale 1ns / 1ps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>//////////////////////////////////////////////////////////////////////////////////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Company: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Engineer: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>// Create Date: 2019/12/03 23:29:37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Design Name: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>// Module Name: seg_2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Project Name: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Target Devices: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Tool Versions: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Description: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Dependencies: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>// Revision: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>// Revision 0.01 - File Created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>// Additional Comments: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>//////////////////////////////////////////////////////////////////////////////////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>module seg_2(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input [7:0] data,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input clk190,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input clr,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output reg [6:0] a2g,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output reg [1:0] an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80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>);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80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reg s = 0; // 位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reg [3:0] digit;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reg isFirst = 1;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  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always @(s) begin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    case(s)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        0: digit = data[3:0];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        1: digit = data[7:4];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        default: digit = data[3:0];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    endcase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    case(digit)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       4'b0000: a2g = 7'b1111110;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ab/>
      </w: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ab/>
      </w: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ab/>
      </w: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>4'b0001: a2g = 7'b0110000;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ab/>
      </w: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ab/>
      </w: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ab/>
      </w: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>4'b0010: a2g = 7'b1101101;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ab/>
      </w: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ab/>
      </w: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ab/>
      </w: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>4'b0011: a2g = 7'b1111001;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ab/>
      </w: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ab/>
      </w: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ab/>
      </w: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>4'b0100: a2g = 7'b0110011;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ab/>
      </w: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ab/>
      </w: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ab/>
      </w: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>4'b0101: a2g = 7'b1011011;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ab/>
      </w: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ab/>
      </w: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ab/>
      </w: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>4'b0110: a2g = 7'b1011111;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ab/>
      </w: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ab/>
      </w: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ab/>
      </w: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>4'b0111: a2g = 7'b1110000;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ab/>
      </w: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ab/>
      </w: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ab/>
      </w: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>4'b1000: a2g = 7'b1111111;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ab/>
      </w: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ab/>
      </w: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ab/>
      </w: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>4'b1001: a2g = 7'b1111011;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ab/>
      </w: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ab/>
      </w: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ab/>
      </w: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>4'b1010: a2g = 7'b1110111;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ab/>
      </w: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ab/>
      </w: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ab/>
      </w: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>4'b1011: a2g = 7'b0011111;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ab/>
      </w: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ab/>
      </w: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ab/>
      </w: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>4'b1100: a2g = 7'b1001110;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ab/>
      </w: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ab/>
      </w: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ab/>
      </w: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>4'b1101: a2g = 7'b0111101;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ab/>
      </w: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ab/>
      </w: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ab/>
      </w: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>4'b1110: a2g = 7'b1001111;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ab/>
      </w: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ab/>
      </w: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ab/>
      </w: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>4'b1111: a2g = 7'b1000111;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ab/>
      </w: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ab/>
      </w: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ab/>
      </w: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>default:;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ab/>
      </w: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ab/>
      </w: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>endcase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ab/>
      </w: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ab/>
      </w: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>an = 2'b00;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ab/>
      </w: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ab/>
      </w: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>an[s] = 1;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end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// 1位计数器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always @(posedge clk190 or posedge clr) begin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    if (clr) s &lt;= 0;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    else  s &lt;= s + 1;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end 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>endmodule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default" w:eastAsia="楷体_GB2312"/>
          <w:sz w:val="28"/>
          <w:szCs w:val="28"/>
          <w:lang w:val="en-US" w:eastAsia="zh-CN"/>
        </w:rPr>
      </w:pPr>
      <w:r>
        <w:rPr>
          <w:rFonts w:hint="eastAsia" w:eastAsia="楷体_GB2312"/>
          <w:sz w:val="28"/>
          <w:szCs w:val="28"/>
          <w:lang w:val="en-US" w:eastAsia="zh-CN"/>
        </w:rPr>
        <w:t>四、仿真程序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default" w:eastAsia="楷体_GB2312"/>
          <w:sz w:val="28"/>
          <w:szCs w:val="28"/>
          <w:lang w:val="en-US" w:eastAsia="zh-CN"/>
        </w:rPr>
      </w:pPr>
      <w:r>
        <w:rPr>
          <w:rFonts w:hint="eastAsia" w:eastAsia="楷体_GB2312"/>
          <w:sz w:val="28"/>
          <w:szCs w:val="28"/>
          <w:lang w:val="en-US" w:eastAsia="zh-CN"/>
        </w:rPr>
        <w:t>sim_1.v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>`timescale 1ns / 1ps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>//////////////////////////////////////////////////////////////////////////////////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Company: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Engineer: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>// Create Date: 2019/12/03 20:05:06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Design Name: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>// Module Name: sim_1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Project Name: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Target Devices: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Tool Versions: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Description: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Dependencies: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>// Revision: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>// Revision 0.01 - File Created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>// Additional Comments: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>//////////////////////////////////////////////////////////////////////////////////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>module sim_1(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output [6:0] a2g,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output [1:0] an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);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reg clk, clr;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reg isFirst = 1;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parameter clk_period = 10;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initial begin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    clk = 0;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    clr = 1;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    forever begin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        #(clk_period / 2) clk = ~clk;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        if (isFirst == 1) begin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            isFirst = 0;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            clr = 0;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        end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    end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end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top top(.clk(clk), .clr(clr), .a2g(a2g), .an(an)); 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>endmodule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  <w:r>
        <w:rPr>
          <w:rFonts w:hint="eastAsia" w:eastAsia="楷体_GB2312"/>
          <w:sz w:val="28"/>
          <w:szCs w:val="28"/>
          <w:lang w:val="en-US" w:eastAsia="zh-CN"/>
        </w:rPr>
        <w:t>五、仿真结果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  <w:r>
        <w:drawing>
          <wp:anchor distT="0" distB="0" distL="114300" distR="114300" simplePos="0" relativeHeight="253901824" behindDoc="0" locked="0" layoutInCell="1" allowOverlap="1">
            <wp:simplePos x="0" y="0"/>
            <wp:positionH relativeFrom="column">
              <wp:posOffset>-16510</wp:posOffset>
            </wp:positionH>
            <wp:positionV relativeFrom="paragraph">
              <wp:posOffset>78740</wp:posOffset>
            </wp:positionV>
            <wp:extent cx="5266690" cy="1985645"/>
            <wp:effectExtent l="0" t="0" r="10160" b="14605"/>
            <wp:wrapNone/>
            <wp:docPr id="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98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  <w:r>
        <w:rPr>
          <w:rFonts w:hint="eastAsia" w:eastAsia="楷体_GB2312"/>
          <w:sz w:val="28"/>
          <w:szCs w:val="28"/>
          <w:lang w:val="en-US" w:eastAsia="zh-CN"/>
        </w:rPr>
        <w:t>六、系统网表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default" w:eastAsia="宋体"/>
          <w:sz w:val="28"/>
          <w:szCs w:val="28"/>
          <w:lang w:val="en-US" w:eastAsia="zh-CN"/>
        </w:rPr>
      </w:pPr>
      <w:r>
        <w:drawing>
          <wp:anchor distT="0" distB="0" distL="114300" distR="114300" simplePos="0" relativeHeight="253902848" behindDoc="1" locked="0" layoutInCell="1" allowOverlap="1">
            <wp:simplePos x="0" y="0"/>
            <wp:positionH relativeFrom="column">
              <wp:posOffset>85725</wp:posOffset>
            </wp:positionH>
            <wp:positionV relativeFrom="paragraph">
              <wp:posOffset>62865</wp:posOffset>
            </wp:positionV>
            <wp:extent cx="5268595" cy="1478280"/>
            <wp:effectExtent l="0" t="0" r="8255" b="7620"/>
            <wp:wrapNone/>
            <wp:docPr id="2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47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eastAsia="楷体_GB2312"/>
          <w:sz w:val="28"/>
          <w:szCs w:val="28"/>
          <w:lang w:val="en-US" w:eastAsia="zh-CN"/>
        </w:rPr>
        <w:t>RTL: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  <w:r>
        <w:rPr>
          <w:rFonts w:hint="eastAsia" w:eastAsia="楷体_GB2312"/>
          <w:sz w:val="28"/>
          <w:szCs w:val="28"/>
          <w:lang w:val="en-US" w:eastAsia="zh-CN"/>
        </w:rPr>
        <w:t>Synthesis：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default" w:eastAsia="楷体_GB2312"/>
          <w:sz w:val="28"/>
          <w:szCs w:val="28"/>
          <w:lang w:val="en-US" w:eastAsia="zh-CN"/>
        </w:rPr>
      </w:pPr>
      <w:r>
        <w:drawing>
          <wp:anchor distT="0" distB="0" distL="114300" distR="114300" simplePos="0" relativeHeight="253902848" behindDoc="1" locked="0" layoutInCell="1" allowOverlap="1">
            <wp:simplePos x="0" y="0"/>
            <wp:positionH relativeFrom="column">
              <wp:posOffset>-9525</wp:posOffset>
            </wp:positionH>
            <wp:positionV relativeFrom="paragraph">
              <wp:posOffset>152400</wp:posOffset>
            </wp:positionV>
            <wp:extent cx="5797550" cy="2586990"/>
            <wp:effectExtent l="0" t="0" r="12700" b="3810"/>
            <wp:wrapNone/>
            <wp:docPr id="3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97550" cy="258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default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default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default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default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default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default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default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  <w:tab w:val="left" w:pos="189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  <w:tab w:val="left" w:pos="189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default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  <w:tab w:val="left" w:pos="189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default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  <w:tab w:val="left" w:pos="189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  <w:r>
        <w:rPr>
          <w:rFonts w:hint="eastAsia" w:eastAsia="楷体_GB2312"/>
          <w:sz w:val="28"/>
          <w:szCs w:val="28"/>
          <w:lang w:val="en-US" w:eastAsia="zh-CN"/>
        </w:rPr>
        <w:t>七、系统约束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  <w:r>
        <w:drawing>
          <wp:anchor distT="0" distB="0" distL="114300" distR="114300" simplePos="0" relativeHeight="253902848" behindDoc="0" locked="0" layoutInCell="1" allowOverlap="1">
            <wp:simplePos x="0" y="0"/>
            <wp:positionH relativeFrom="column">
              <wp:posOffset>-66675</wp:posOffset>
            </wp:positionH>
            <wp:positionV relativeFrom="paragraph">
              <wp:posOffset>139065</wp:posOffset>
            </wp:positionV>
            <wp:extent cx="5812155" cy="2502535"/>
            <wp:effectExtent l="0" t="0" r="17145" b="12065"/>
            <wp:wrapNone/>
            <wp:docPr id="3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6"/>
                    <pic:cNvPicPr>
                      <a:picLocks noChangeAspect="1"/>
                    </pic:cNvPicPr>
                  </pic:nvPicPr>
                  <pic:blipFill>
                    <a:blip r:embed="rId38"/>
                    <a:srcRect r="15033"/>
                    <a:stretch>
                      <a:fillRect/>
                    </a:stretch>
                  </pic:blipFill>
                  <pic:spPr>
                    <a:xfrm>
                      <a:off x="0" y="0"/>
                      <a:ext cx="5812155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  <w:r>
        <w:rPr>
          <w:rFonts w:hint="eastAsia" w:eastAsia="楷体_GB2312"/>
          <w:sz w:val="28"/>
          <w:szCs w:val="28"/>
          <w:lang w:val="en-US" w:eastAsia="zh-CN"/>
        </w:rPr>
        <w:t>八、实验结果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default" w:eastAsia="楷体_GB2312"/>
          <w:sz w:val="28"/>
          <w:szCs w:val="28"/>
          <w:lang w:val="en-US" w:eastAsia="zh-CN"/>
        </w:rPr>
      </w:pPr>
      <w:r>
        <w:rPr>
          <w:rFonts w:hint="eastAsia" w:eastAsia="楷体_GB2312"/>
          <w:sz w:val="28"/>
          <w:szCs w:val="28"/>
          <w:lang w:val="en-US" w:eastAsia="zh-CN"/>
        </w:rPr>
        <w:t>当clr=0时，就会按照设定的频率连续地进行累加。实验结果照片，就是累加到8C的情况：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  <w:r>
        <w:rPr>
          <w:rFonts w:hint="eastAsia" w:eastAsia="楷体_GB2312"/>
          <w:sz w:val="28"/>
          <w:szCs w:val="28"/>
          <w:lang w:val="en-US" w:eastAsia="zh-CN"/>
        </w:rPr>
        <w:drawing>
          <wp:anchor distT="0" distB="0" distL="114300" distR="114300" simplePos="0" relativeHeight="260647936" behindDoc="0" locked="0" layoutInCell="1" allowOverlap="1">
            <wp:simplePos x="0" y="0"/>
            <wp:positionH relativeFrom="column">
              <wp:posOffset>50800</wp:posOffset>
            </wp:positionH>
            <wp:positionV relativeFrom="paragraph">
              <wp:posOffset>281940</wp:posOffset>
            </wp:positionV>
            <wp:extent cx="4440555" cy="2846070"/>
            <wp:effectExtent l="0" t="0" r="17145" b="11430"/>
            <wp:wrapNone/>
            <wp:docPr id="16" name="图片 16" descr="8a7bb0d21e6b304f9aaeb555d200bd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8a7bb0d21e6b304f9aaeb555d200bd9"/>
                    <pic:cNvPicPr>
                      <a:picLocks noChangeAspect="1"/>
                    </pic:cNvPicPr>
                  </pic:nvPicPr>
                  <pic:blipFill>
                    <a:blip r:embed="rId39"/>
                    <a:srcRect t="13078" r="5245" b="5961"/>
                    <a:stretch>
                      <a:fillRect/>
                    </a:stretch>
                  </pic:blipFill>
                  <pic:spPr>
                    <a:xfrm>
                      <a:off x="0" y="0"/>
                      <a:ext cx="4440555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default" w:eastAsia="楷体_GB2312"/>
          <w:sz w:val="28"/>
          <w:szCs w:val="28"/>
          <w:lang w:val="en-US" w:eastAsia="zh-CN"/>
        </w:rPr>
      </w:pPr>
      <w:r>
        <w:rPr>
          <w:rFonts w:hint="eastAsia" w:eastAsia="楷体_GB2312"/>
          <w:sz w:val="28"/>
          <w:szCs w:val="28"/>
          <w:lang w:val="en-US" w:eastAsia="zh-CN"/>
        </w:rPr>
        <w:t>九、实验体会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  <w:r>
        <w:rPr>
          <w:rFonts w:hint="eastAsia" w:eastAsia="楷体_GB2312"/>
          <w:sz w:val="28"/>
          <w:szCs w:val="28"/>
          <w:lang w:val="en-US" w:eastAsia="zh-CN"/>
        </w:rPr>
        <w:tab/>
      </w:r>
      <w:r>
        <w:rPr>
          <w:rFonts w:hint="eastAsia" w:eastAsia="楷体_GB2312"/>
          <w:sz w:val="28"/>
          <w:szCs w:val="28"/>
          <w:lang w:val="en-US" w:eastAsia="zh-CN"/>
        </w:rPr>
        <w:t>主要的难点在于需要更加习惯于时序逻辑的设计、以及verilog里多模块的编程；并且发现一些语法上概念的还需要熟练，在编程过程中有所耽搁，但也的确学习了。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default" w:eastAsia="楷体_GB2312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jc w:val="center"/>
        <w:textAlignment w:val="auto"/>
        <w:outlineLvl w:val="9"/>
        <w:rPr>
          <w:rFonts w:eastAsia="楷体_GB2312"/>
          <w:b/>
          <w:sz w:val="44"/>
          <w:szCs w:val="44"/>
        </w:rPr>
      </w:pPr>
      <w:r>
        <w:rPr>
          <w:rFonts w:eastAsia="楷体_GB2312"/>
          <w:b/>
          <w:sz w:val="44"/>
          <w:szCs w:val="44"/>
        </w:rPr>
        <w:t>暨南大学本科实验报告专用纸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eastAsia="楷体_GB2312"/>
          <w:sz w:val="28"/>
          <w:szCs w:val="28"/>
        </w:rPr>
      </w:pPr>
      <w:r>
        <w:rPr>
          <w:rFonts w:eastAsia="楷体_GB2312"/>
          <w:sz w:val="28"/>
          <w:szCs w:val="28"/>
        </w:rPr>
        <w:t>课程名称</w:t>
      </w:r>
      <w:r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 xml:space="preserve">      数字逻辑</w:t>
      </w:r>
      <w:r>
        <w:rPr>
          <w:rFonts w:hint="eastAsia" w:eastAsia="楷体_GB2312"/>
          <w:sz w:val="28"/>
          <w:szCs w:val="28"/>
          <w:u w:val="single"/>
        </w:rPr>
        <w:t>实验</w:t>
      </w:r>
      <w:r>
        <w:rPr>
          <w:rFonts w:eastAsia="楷体_GB2312"/>
          <w:sz w:val="28"/>
          <w:szCs w:val="28"/>
          <w:u w:val="single"/>
        </w:rPr>
        <w:t xml:space="preserve">    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 xml:space="preserve">   </w:t>
      </w:r>
      <w:r>
        <w:rPr>
          <w:rFonts w:eastAsia="楷体_GB2312"/>
          <w:sz w:val="28"/>
          <w:szCs w:val="28"/>
          <w:u w:val="single"/>
        </w:rPr>
        <w:t xml:space="preserve">   </w:t>
      </w:r>
      <w:r>
        <w:rPr>
          <w:rFonts w:eastAsia="楷体_GB2312"/>
          <w:sz w:val="28"/>
          <w:szCs w:val="28"/>
        </w:rPr>
        <w:t>成绩评定</w:t>
      </w:r>
      <w:r>
        <w:rPr>
          <w:rFonts w:eastAsia="楷体_GB2312"/>
          <w:sz w:val="28"/>
          <w:szCs w:val="28"/>
          <w:u w:val="single"/>
        </w:rPr>
        <w:t xml:space="preserve">   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 xml:space="preserve"> </w:t>
      </w:r>
      <w:r>
        <w:rPr>
          <w:rFonts w:eastAsia="楷体_GB2312"/>
          <w:sz w:val="28"/>
          <w:szCs w:val="28"/>
          <w:u w:val="single"/>
        </w:rPr>
        <w:t xml:space="preserve">       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eastAsia="楷体_GB2312"/>
          <w:sz w:val="28"/>
          <w:szCs w:val="28"/>
        </w:rPr>
      </w:pPr>
      <w:r>
        <w:rPr>
          <w:rFonts w:eastAsia="楷体_GB2312"/>
          <w:sz w:val="28"/>
          <w:szCs w:val="28"/>
        </w:rPr>
        <w:t>实验项目名称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 xml:space="preserve">    移位寄存器   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</w:rPr>
        <w:t>指导教师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 xml:space="preserve">  </w:t>
      </w:r>
      <w:r>
        <w:rPr>
          <w:rFonts w:hint="eastAsia" w:eastAsia="楷体_GB2312"/>
          <w:sz w:val="28"/>
          <w:szCs w:val="28"/>
          <w:u w:val="single"/>
        </w:rPr>
        <w:t>王传胜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 xml:space="preserve"> 梁倬骞</w:t>
      </w:r>
      <w:r>
        <w:rPr>
          <w:rFonts w:eastAsia="楷体_GB2312"/>
          <w:sz w:val="28"/>
          <w:szCs w:val="28"/>
          <w:u w:val="single"/>
        </w:rPr>
        <w:t xml:space="preserve">  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eastAsia="楷体_GB2312"/>
          <w:sz w:val="28"/>
          <w:szCs w:val="28"/>
          <w:u w:val="single"/>
        </w:rPr>
      </w:pPr>
      <w:r>
        <w:rPr>
          <w:rFonts w:eastAsia="楷体_GB2312"/>
          <w:sz w:val="28"/>
          <w:szCs w:val="28"/>
        </w:rPr>
        <w:t>实验项目编号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hint="eastAsia" w:eastAsia="楷体_GB2312"/>
          <w:sz w:val="28"/>
          <w:szCs w:val="28"/>
          <w:u w:val="single"/>
        </w:rPr>
        <w:t>080600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>3808</w:t>
      </w:r>
      <w:r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eastAsia="楷体_GB2312"/>
          <w:sz w:val="28"/>
          <w:szCs w:val="28"/>
        </w:rPr>
        <w:t>实验项目类型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>验证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</w:rPr>
        <w:t>实验地点</w:t>
      </w:r>
      <w:r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hint="eastAsia" w:eastAsia="楷体_GB2312"/>
          <w:sz w:val="28"/>
          <w:szCs w:val="28"/>
          <w:u w:val="single"/>
        </w:rPr>
        <w:t>N1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>2</w:t>
      </w:r>
      <w:r>
        <w:rPr>
          <w:rFonts w:hint="eastAsia" w:eastAsia="楷体_GB2312"/>
          <w:sz w:val="28"/>
          <w:szCs w:val="28"/>
          <w:u w:val="single"/>
        </w:rPr>
        <w:t>6</w:t>
      </w:r>
      <w:r>
        <w:rPr>
          <w:rFonts w:eastAsia="楷体_GB2312"/>
          <w:sz w:val="28"/>
          <w:szCs w:val="28"/>
          <w:u w:val="single"/>
        </w:rPr>
        <w:t xml:space="preserve"> 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eastAsia="楷体_GB2312"/>
          <w:sz w:val="28"/>
          <w:szCs w:val="28"/>
          <w:u w:val="single"/>
        </w:rPr>
      </w:pPr>
      <w:r>
        <w:rPr>
          <w:rFonts w:eastAsia="楷体_GB2312"/>
          <w:sz w:val="28"/>
          <w:szCs w:val="28"/>
        </w:rPr>
        <w:t>学生姓名</w:t>
      </w:r>
      <w:r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>邝庆璇</w:t>
      </w:r>
      <w:r>
        <w:rPr>
          <w:rFonts w:eastAsia="楷体_GB2312"/>
          <w:sz w:val="28"/>
          <w:szCs w:val="28"/>
          <w:u w:val="single"/>
        </w:rPr>
        <w:t xml:space="preserve">   </w:t>
      </w:r>
      <w:r>
        <w:rPr>
          <w:rFonts w:eastAsia="楷体_GB2312"/>
          <w:sz w:val="28"/>
          <w:szCs w:val="28"/>
        </w:rPr>
        <w:t>学号</w:t>
      </w:r>
      <w:r>
        <w:rPr>
          <w:rFonts w:eastAsia="楷体_GB2312"/>
          <w:sz w:val="28"/>
          <w:szCs w:val="28"/>
          <w:u w:val="single"/>
        </w:rPr>
        <w:t xml:space="preserve">     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>2016051598</w:t>
      </w:r>
      <w:r>
        <w:rPr>
          <w:rFonts w:eastAsia="楷体_GB2312"/>
          <w:sz w:val="28"/>
          <w:szCs w:val="28"/>
          <w:u w:val="single"/>
        </w:rPr>
        <w:t xml:space="preserve">                            </w:t>
      </w:r>
    </w:p>
    <w:p>
      <w:pPr>
        <w:keepNext w:val="0"/>
        <w:keepLines w:val="0"/>
        <w:pageBreakBefore w:val="0"/>
        <w:widowControl w:val="0"/>
        <w:numPr>
          <w:ins w:id="7" w:author="MC SYSTEM" w:date="2019-10-22T19:47:33Z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eastAsia="楷体_GB2312"/>
          <w:sz w:val="28"/>
          <w:szCs w:val="28"/>
          <w:u w:val="single"/>
        </w:rPr>
      </w:pPr>
      <w:r>
        <w:rPr>
          <w:rFonts w:eastAsia="楷体_GB2312"/>
          <w:sz w:val="28"/>
          <w:szCs w:val="28"/>
        </w:rPr>
        <w:t>学院</w:t>
      </w:r>
      <w:r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hint="eastAsia" w:eastAsia="楷体_GB2312"/>
          <w:sz w:val="28"/>
          <w:szCs w:val="28"/>
          <w:u w:val="single"/>
        </w:rPr>
        <w:t>信息科学技术</w:t>
      </w:r>
      <w:r>
        <w:rPr>
          <w:rFonts w:eastAsia="楷体_GB2312"/>
          <w:sz w:val="28"/>
          <w:szCs w:val="28"/>
          <w:u w:val="single"/>
        </w:rPr>
        <w:t xml:space="preserve">    </w:t>
      </w:r>
      <w:r>
        <w:rPr>
          <w:rFonts w:eastAsia="楷体_GB2312"/>
          <w:sz w:val="28"/>
          <w:szCs w:val="28"/>
        </w:rPr>
        <w:t>系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hint="eastAsia" w:eastAsia="楷体_GB2312"/>
          <w:sz w:val="28"/>
          <w:szCs w:val="28"/>
          <w:u w:val="single"/>
        </w:rPr>
        <w:t>计算机科学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</w:rPr>
        <w:t>专业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 xml:space="preserve">计算机科学与技术 </w:t>
      </w:r>
      <w:r>
        <w:rPr>
          <w:rFonts w:eastAsia="楷体_GB2312"/>
          <w:sz w:val="28"/>
          <w:szCs w:val="28"/>
          <w:u w:val="single"/>
        </w:rPr>
        <w:t xml:space="preserve">     </w:t>
      </w:r>
      <w:r>
        <w:rPr>
          <w:rFonts w:eastAsia="楷体_GB2312"/>
          <w:sz w:val="28"/>
          <w:szCs w:val="28"/>
        </w:rPr>
        <w:t xml:space="preserve">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eastAsia="楷体_GB2312"/>
          <w:sz w:val="28"/>
          <w:szCs w:val="28"/>
        </w:rPr>
      </w:pPr>
      <w:r>
        <w:rPr>
          <w:rFonts w:eastAsia="楷体_GB2312"/>
          <w:sz w:val="28"/>
          <w:szCs w:val="28"/>
        </w:rPr>
        <w:t>实验时间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>2019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</w:rPr>
        <w:t>年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>11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</w:rPr>
        <w:t>月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>28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</w:rPr>
        <w:t xml:space="preserve">日 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>上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</w:rPr>
        <w:t>午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ind w:leftChars="-278" w:firstLine="560" w:firstLineChars="200"/>
        <w:textAlignment w:val="auto"/>
        <w:outlineLvl w:val="9"/>
        <w:rPr>
          <w:rFonts w:eastAsia="楷体_GB2312"/>
          <w:sz w:val="28"/>
          <w:szCs w:val="28"/>
        </w:rPr>
      </w:pPr>
      <w:r>
        <w:rPr>
          <w:rFonts w:hint="eastAsia" w:eastAsia="楷体_GB2312"/>
          <w:sz w:val="28"/>
          <w:szCs w:val="28"/>
          <w:lang w:val="en-US" w:eastAsia="zh-CN"/>
        </w:rPr>
        <w:t>一、</w:t>
      </w:r>
      <w:r>
        <w:rPr>
          <w:rFonts w:eastAsia="楷体_GB2312"/>
          <w:sz w:val="28"/>
          <w:szCs w:val="28"/>
        </w:rPr>
        <w:t>实验目的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ind w:leftChars="-278" w:firstLine="560" w:firstLineChars="200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  <w:r>
        <w:rPr>
          <w:rFonts w:hint="eastAsia" w:eastAsia="楷体_GB2312"/>
          <w:sz w:val="28"/>
          <w:szCs w:val="28"/>
          <w:lang w:val="en-US" w:eastAsia="zh-CN"/>
        </w:rPr>
        <w:tab/>
      </w:r>
      <w:r>
        <w:rPr>
          <w:rFonts w:hint="eastAsia" w:eastAsia="楷体_GB2312"/>
          <w:sz w:val="28"/>
          <w:szCs w:val="28"/>
          <w:lang w:val="en-US" w:eastAsia="zh-CN"/>
        </w:rPr>
        <w:t>熟练使用 Verilog HDL 进行行为建模；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ind w:leftChars="-278" w:firstLine="560" w:firstLineChars="200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  <w:r>
        <w:rPr>
          <w:rFonts w:hint="eastAsia" w:eastAsia="楷体_GB2312"/>
          <w:sz w:val="28"/>
          <w:szCs w:val="28"/>
          <w:lang w:val="en-US" w:eastAsia="zh-CN"/>
        </w:rPr>
        <w:tab/>
      </w:r>
      <w:r>
        <w:rPr>
          <w:rFonts w:hint="eastAsia" w:eastAsia="楷体_GB2312"/>
          <w:sz w:val="28"/>
          <w:szCs w:val="28"/>
          <w:lang w:val="en-US" w:eastAsia="zh-CN"/>
        </w:rPr>
        <w:t>学会 Verilog HDL 行为建模来实现移位寄存器；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ind w:leftChars="-278" w:firstLine="560" w:firstLineChars="200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ind w:leftChars="-278" w:firstLine="560" w:firstLineChars="200"/>
        <w:textAlignment w:val="auto"/>
        <w:outlineLvl w:val="9"/>
        <w:rPr>
          <w:rFonts w:eastAsia="楷体_GB2312"/>
          <w:sz w:val="28"/>
          <w:szCs w:val="28"/>
        </w:rPr>
      </w:pPr>
      <w:r>
        <w:rPr>
          <w:rFonts w:hint="eastAsia" w:eastAsia="楷体_GB2312"/>
          <w:sz w:val="28"/>
          <w:szCs w:val="28"/>
          <w:lang w:val="en-US" w:eastAsia="zh-CN"/>
        </w:rPr>
        <w:t>二、</w:t>
      </w:r>
      <w:r>
        <w:rPr>
          <w:rFonts w:eastAsia="楷体_GB2312"/>
          <w:sz w:val="28"/>
          <w:szCs w:val="28"/>
        </w:rPr>
        <w:t>实验内容</w:t>
      </w:r>
    </w:p>
    <w:p>
      <w:pPr>
        <w:pStyle w:val="7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ind w:left="0" w:leftChars="0" w:firstLine="420" w:firstLineChars="0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  <w:r>
        <w:rPr>
          <w:rFonts w:hint="eastAsia" w:eastAsia="楷体_GB2312"/>
          <w:sz w:val="28"/>
          <w:szCs w:val="28"/>
          <w:lang w:val="en-US" w:eastAsia="zh-CN"/>
        </w:rPr>
        <w:t>先用Verilog HDL实现74LS194的功能，再利用74LS194实现8位数据双向移位寄存器。</w:t>
      </w:r>
    </w:p>
    <w:p>
      <w:pPr>
        <w:pStyle w:val="7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ind w:left="0" w:leftChars="0" w:firstLine="0" w:firstLineChars="0"/>
        <w:textAlignment w:val="auto"/>
        <w:outlineLvl w:val="9"/>
        <w:rPr>
          <w:rFonts w:hint="eastAsia" w:eastAsia="楷体_GB2312"/>
          <w:sz w:val="32"/>
          <w:szCs w:val="32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  <w:r>
        <w:rPr>
          <w:rFonts w:hint="eastAsia" w:eastAsia="楷体_GB2312"/>
          <w:sz w:val="28"/>
          <w:szCs w:val="28"/>
          <w:lang w:val="en-US" w:eastAsia="zh-CN"/>
        </w:rPr>
        <w:t>三、</w:t>
      </w:r>
      <w:r>
        <w:rPr>
          <w:rFonts w:hint="eastAsia" w:eastAsia="楷体_GB2312"/>
          <w:sz w:val="28"/>
          <w:szCs w:val="28"/>
        </w:rPr>
        <w:t>实验</w:t>
      </w:r>
      <w:r>
        <w:rPr>
          <w:rFonts w:hint="eastAsia" w:eastAsia="楷体_GB2312"/>
          <w:sz w:val="28"/>
          <w:szCs w:val="28"/>
          <w:lang w:val="en-US" w:eastAsia="zh-CN"/>
        </w:rPr>
        <w:t>程序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eastAsia" w:eastAsia="楷体_GB2312"/>
          <w:sz w:val="28"/>
          <w:szCs w:val="28"/>
          <w:lang w:val="en-US" w:eastAsia="zh-CN"/>
        </w:rPr>
        <w:t xml:space="preserve">dataShift8.v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>`timescale 1ns / 1ps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>//////////////////////////////////////////////////////////////////////////////////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Company: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Engineer: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>// Create Date: 2019/12/01 15:05:17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Design Name: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>// Module Name: dataShift8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Project Name: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Target Devices: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Tool Versions: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Description: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Dependencies: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>// Revision: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>// Revision 0.01 - File Created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>// Additional Comments: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>//////////////////////////////////////////////////////////////////////////////////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>module dataShift8(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input notCR,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input clk,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input [1:0] g,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input [1:0] ds,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input [7:0] DATA,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output [7:0] Q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);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wire clk_out;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clkdiv clkdiv(.clk_in(clk), .clk(clk_out));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wire [1:0] dsH, dsL; // 高4位/低4位的ds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assign dsH = {Q[3], ds[1]};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assign dsL = {ds[0], Q[4]};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shift_194 shiftH(.notCR(notCR), .clk(clk_out), .s(g), .ds(dsH), .data(DATA[7:4]), .q(Q[7:4]));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shift_194 shiftL(.notCR(notCR), .clk(clk_out), .s(g), .ds(dsL), .data(DATA[3:0]), .q(Q[3:0]));   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>endmodule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eastAsia" w:eastAsia="楷体_GB2312"/>
          <w:sz w:val="28"/>
          <w:szCs w:val="28"/>
          <w:lang w:val="en-US" w:eastAsia="zh-CN"/>
        </w:rPr>
        <w:t xml:space="preserve">clkdiv.v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>`timescale 1ns / 1ps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>//////////////////////////////////////////////////////////////////////////////////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Company: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Engineer: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>// Create Date: 2019/11/25 13:34:41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Design Name: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>// Module Name: clkdiv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Project Name: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Target Devices: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Tool Versions: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Description: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Dependencies: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>// Revision: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>// Revision 0.01 - File Created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>// Additional Comments: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>//////////////////////////////////////////////////////////////////////////////////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module clkdiv(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input clk_in,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output clk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);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reg [24:0] q = 25'b0;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always @(posedge clk_in)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begin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    q = q + 1;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end       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assign clk = q[24];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eastAsia" w:ascii="Calibri" w:hAnsi="Calibri" w:eastAsia="楷体_GB2312" w:cs="Calibri"/>
          <w:sz w:val="24"/>
          <w:szCs w:val="24"/>
          <w:lang w:val="en-US" w:eastAsia="zh-CN"/>
        </w:rPr>
        <w:t>//</w:t>
      </w: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assign clk = clk_in;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>endmodule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8"/>
          <w:szCs w:val="28"/>
          <w:lang w:val="en-US" w:eastAsia="zh-CN"/>
        </w:rPr>
      </w:pPr>
      <w:r>
        <w:rPr>
          <w:rFonts w:hint="eastAsia" w:ascii="Calibri" w:hAnsi="Calibri" w:eastAsia="楷体_GB2312" w:cs="Calibri"/>
          <w:sz w:val="28"/>
          <w:szCs w:val="28"/>
          <w:lang w:val="en-US" w:eastAsia="zh-CN"/>
        </w:rPr>
        <w:t>Shift_194.v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>`timescale 1ns / 1ps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>//////////////////////////////////////////////////////////////////////////////////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Company: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Engineer: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>// Create Date: 2019/12/01 14:21:14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Design Name: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>// Module Name: shift_194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Project Name: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Target Devices: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Tool Versions: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Description: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Dependencies: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>// Revision: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>// Revision 0.01 - File Created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>// Additional Comments: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>//////////////////////////////////////////////////////////////////////////////////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>module shift_194(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input notCR,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input clk,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input [1:0] s, // 移位方向（高左移低右移）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input [1:0] ds, // 所移入的数字（左移高右移低）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input [3:0] data,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output reg [3:0] q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);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always @(posedge clk or posedge notCR)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begin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    if (notCR != 1)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        q = 4'b0000;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    else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    begin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        case (s)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            2'b00:;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            2'b01: q = {ds[0], q[3:1]}; // right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            2'b10: q = {q[2:0], ds[1]}; // left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            2'b11: q = data;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            default: q = 4'b0000;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        endcase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    end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end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>endmodule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default" w:eastAsia="楷体_GB2312"/>
          <w:sz w:val="28"/>
          <w:szCs w:val="28"/>
          <w:lang w:val="en-US" w:eastAsia="zh-CN"/>
        </w:rPr>
      </w:pPr>
      <w:r>
        <w:rPr>
          <w:rFonts w:hint="eastAsia" w:eastAsia="楷体_GB2312"/>
          <w:sz w:val="28"/>
          <w:szCs w:val="28"/>
          <w:lang w:val="en-US" w:eastAsia="zh-CN"/>
        </w:rPr>
        <w:t>四、仿真程序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default" w:eastAsia="楷体_GB2312"/>
          <w:sz w:val="28"/>
          <w:szCs w:val="28"/>
          <w:lang w:val="en-US" w:eastAsia="zh-CN"/>
        </w:rPr>
      </w:pPr>
      <w:r>
        <w:rPr>
          <w:rFonts w:hint="eastAsia" w:eastAsia="楷体_GB2312"/>
          <w:sz w:val="28"/>
          <w:szCs w:val="28"/>
          <w:lang w:val="en-US" w:eastAsia="zh-CN"/>
        </w:rPr>
        <w:t>sim_1.v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>`timescale 1ns / 1ps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>//////////////////////////////////////////////////////////////////////////////////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Company: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Engineer: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>// Create Date: 2019/12/01 16:50:08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Design Name: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>// Module Name: sim_1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Project Name: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Target Devices: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Tool Versions: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Description: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Dependencies: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>// Revision: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>// Revision 0.01 - File Created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>// Additional Comments: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>//////////////////////////////////////////////////////////////////////////////////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>module sim_1(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output [7:0] Q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);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reg notCR;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reg clk;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reg [1:0] g;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reg [1:0] ds;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reg [7:0] DATA;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reg isFirst;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parameter clk_period = 10;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initial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begin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    clk = 1'b0;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    notCR = 1'b1;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    g = 2'b11; // 先送数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    ds = 2'b10;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    DATA = 8'b00101101;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    isFirst = 1'b1;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    forever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    begin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        #(clk_period / 2) clk = ~clk;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        if (isFirst != 0)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        begin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            isFirst = 1'b0;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            g = 2'b10; // 左移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        end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    end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end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dataShift8 dataShift8(.notCR(notCR), .clk(clk), .g(g), .ds(ds), .DATA(DATA), .Q(Q));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>endmodule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eastAsia" w:ascii="Calibri" w:hAnsi="Calibri" w:eastAsia="楷体_GB2312" w:cs="Calibri"/>
          <w:sz w:val="24"/>
          <w:szCs w:val="24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eastAsia" w:ascii="Calibri" w:hAnsi="Calibri" w:eastAsia="楷体_GB2312" w:cs="Calibri"/>
          <w:sz w:val="24"/>
          <w:szCs w:val="24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eastAsia" w:ascii="Calibri" w:hAnsi="Calibri" w:eastAsia="楷体_GB2312" w:cs="Calibri"/>
          <w:sz w:val="24"/>
          <w:szCs w:val="24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eastAsia" w:ascii="Calibri" w:hAnsi="Calibri" w:eastAsia="楷体_GB2312" w:cs="Calibri"/>
          <w:sz w:val="24"/>
          <w:szCs w:val="24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eastAsia" w:ascii="Calibri" w:hAnsi="Calibri" w:eastAsia="楷体_GB2312" w:cs="Calibri"/>
          <w:sz w:val="24"/>
          <w:szCs w:val="24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eastAsia" w:ascii="Calibri" w:hAnsi="Calibri" w:eastAsia="楷体_GB2312" w:cs="Calibri"/>
          <w:sz w:val="24"/>
          <w:szCs w:val="24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eastAsia" w:ascii="Calibri" w:hAnsi="Calibri" w:eastAsia="楷体_GB2312" w:cs="Calibri"/>
          <w:sz w:val="24"/>
          <w:szCs w:val="24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  <w:r>
        <w:rPr>
          <w:rFonts w:hint="eastAsia" w:eastAsia="楷体_GB2312"/>
          <w:sz w:val="28"/>
          <w:szCs w:val="28"/>
          <w:lang w:val="en-US" w:eastAsia="zh-CN"/>
        </w:rPr>
        <w:t>五、仿真结果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  <w:r>
        <w:drawing>
          <wp:anchor distT="0" distB="0" distL="114300" distR="114300" simplePos="0" relativeHeight="260662272" behindDoc="0" locked="0" layoutInCell="1" allowOverlap="1">
            <wp:simplePos x="0" y="0"/>
            <wp:positionH relativeFrom="column">
              <wp:posOffset>76200</wp:posOffset>
            </wp:positionH>
            <wp:positionV relativeFrom="paragraph">
              <wp:posOffset>148590</wp:posOffset>
            </wp:positionV>
            <wp:extent cx="5269865" cy="2343150"/>
            <wp:effectExtent l="0" t="0" r="6985" b="0"/>
            <wp:wrapNone/>
            <wp:docPr id="5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1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  <w:r>
        <w:drawing>
          <wp:anchor distT="0" distB="0" distL="114300" distR="114300" simplePos="0" relativeHeight="260660224" behindDoc="0" locked="0" layoutInCell="1" allowOverlap="1">
            <wp:simplePos x="0" y="0"/>
            <wp:positionH relativeFrom="column">
              <wp:posOffset>771525</wp:posOffset>
            </wp:positionH>
            <wp:positionV relativeFrom="paragraph">
              <wp:posOffset>262890</wp:posOffset>
            </wp:positionV>
            <wp:extent cx="2030095" cy="945515"/>
            <wp:effectExtent l="0" t="0" r="8255" b="6985"/>
            <wp:wrapNone/>
            <wp:docPr id="5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030095" cy="94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eastAsia="楷体_GB2312"/>
          <w:sz w:val="28"/>
          <w:szCs w:val="28"/>
          <w:lang w:val="en-US" w:eastAsia="zh-CN"/>
        </w:rPr>
        <w:t>六、系统网表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default" w:eastAsia="楷体_GB2312"/>
          <w:sz w:val="28"/>
          <w:szCs w:val="28"/>
          <w:lang w:val="en-US" w:eastAsia="zh-CN"/>
        </w:rPr>
      </w:pPr>
      <w:r>
        <w:rPr>
          <w:rFonts w:hint="eastAsia" w:eastAsia="楷体_GB2312"/>
          <w:sz w:val="28"/>
          <w:szCs w:val="28"/>
          <w:lang w:val="en-US" w:eastAsia="zh-CN"/>
        </w:rPr>
        <w:t>RTL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default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default" w:eastAsia="楷体_GB2312"/>
          <w:sz w:val="28"/>
          <w:szCs w:val="28"/>
          <w:lang w:val="en-US" w:eastAsia="zh-CN"/>
        </w:rPr>
      </w:pPr>
      <w:r>
        <w:rPr>
          <w:rFonts w:hint="eastAsia" w:eastAsia="楷体_GB2312"/>
          <w:sz w:val="28"/>
          <w:szCs w:val="28"/>
          <w:lang w:val="en-US" w:eastAsia="zh-CN"/>
        </w:rPr>
        <w:t>Synthesis</w:t>
      </w:r>
      <w:r>
        <w:drawing>
          <wp:anchor distT="0" distB="0" distL="114300" distR="114300" simplePos="0" relativeHeight="260661248" behindDoc="0" locked="0" layoutInCell="1" allowOverlap="1">
            <wp:simplePos x="0" y="0"/>
            <wp:positionH relativeFrom="column">
              <wp:posOffset>914400</wp:posOffset>
            </wp:positionH>
            <wp:positionV relativeFrom="paragraph">
              <wp:posOffset>167640</wp:posOffset>
            </wp:positionV>
            <wp:extent cx="1790700" cy="784225"/>
            <wp:effectExtent l="0" t="0" r="0" b="15875"/>
            <wp:wrapNone/>
            <wp:docPr id="5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10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78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default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  <w:tab w:val="left" w:pos="189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default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  <w:tab w:val="left" w:pos="189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  <w:r>
        <w:rPr>
          <w:rFonts w:hint="eastAsia" w:eastAsia="楷体_GB2312"/>
          <w:sz w:val="28"/>
          <w:szCs w:val="28"/>
          <w:lang w:val="en-US" w:eastAsia="zh-CN"/>
        </w:rPr>
        <w:t>七、系统约束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  <w:r>
        <w:rPr>
          <w:sz w:val="21"/>
        </w:rPr>
        <mc:AlternateContent>
          <mc:Choice Requires="wpg">
            <w:drawing>
              <wp:anchor distT="0" distB="0" distL="114300" distR="114300" simplePos="0" relativeHeight="260659200" behindDoc="0" locked="0" layoutInCell="1" allowOverlap="1">
                <wp:simplePos x="0" y="0"/>
                <wp:positionH relativeFrom="column">
                  <wp:posOffset>-228600</wp:posOffset>
                </wp:positionH>
                <wp:positionV relativeFrom="paragraph">
                  <wp:posOffset>177165</wp:posOffset>
                </wp:positionV>
                <wp:extent cx="5930265" cy="3244215"/>
                <wp:effectExtent l="0" t="0" r="13335" b="13335"/>
                <wp:wrapNone/>
                <wp:docPr id="52" name="组合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0265" cy="3244215"/>
                          <a:chOff x="5364" y="873433"/>
                          <a:chExt cx="8454" cy="4300"/>
                        </a:xfrm>
                      </wpg:grpSpPr>
                      <pic:pic xmlns:pic="http://schemas.openxmlformats.org/drawingml/2006/picture">
                        <pic:nvPicPr>
                          <pic:cNvPr id="50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5364" y="873433"/>
                            <a:ext cx="8287" cy="37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1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5514" y="877123"/>
                            <a:ext cx="8304" cy="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18pt;margin-top:13.95pt;height:255.45pt;width:466.95pt;z-index:260659200;mso-width-relative:page;mso-height-relative:page;" coordorigin="5364,873433" coordsize="8454,4300" o:gfxdata="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">
                <o:lock v:ext="edit" aspectratio="f"/>
                <v:shape id="图片 7" o:spid="_x0000_s1026" o:spt="75" type="#_x0000_t75" style="position:absolute;left:5364;top:873433;height:3707;width:8287;" filled="f" o:preferrelative="t" stroked="f" coordsize="21600,21600" o:gfxdata="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">
                  <v:fill on="f" focussize="0,0"/>
                  <v:stroke on="f"/>
                  <v:imagedata r:id="rId43" o:title=""/>
                  <o:lock v:ext="edit" aspectratio="t"/>
                </v:shape>
                <v:shape id="图片 8" o:spid="_x0000_s1026" o:spt="75" alt="" type="#_x0000_t75" style="position:absolute;left:5514;top:877123;height:610;width:8304;" filled="f" o:preferrelative="t" stroked="f" coordsize="21600,21600" o:gfxdata="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fExHl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44" o:title=""/>
                  <o:lock v:ext="edit" aspectratio="t"/>
                </v:shape>
              </v:group>
            </w:pict>
          </mc:Fallback>
        </mc:AlternateContent>
      </w:r>
      <w:r>
        <w:rPr>
          <w:rFonts w:hint="eastAsia" w:eastAsia="楷体_GB2312"/>
          <w:sz w:val="28"/>
          <w:szCs w:val="28"/>
          <w:lang w:val="en-US" w:eastAsia="zh-CN"/>
        </w:rPr>
        <w:t xml:space="preserve">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  <w:r>
        <w:rPr>
          <w:rFonts w:hint="eastAsia" w:eastAsia="楷体_GB2312"/>
          <w:sz w:val="28"/>
          <w:szCs w:val="28"/>
          <w:lang w:val="en-US" w:eastAsia="zh-CN"/>
        </w:rPr>
        <w:t>八、实验结果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default" w:eastAsia="楷体_GB2312"/>
          <w:sz w:val="28"/>
          <w:szCs w:val="28"/>
          <w:lang w:val="en-US" w:eastAsia="zh-CN"/>
        </w:rPr>
      </w:pPr>
      <w:r>
        <w:rPr>
          <w:rFonts w:hint="eastAsia" w:eastAsia="楷体_GB2312"/>
          <w:sz w:val="28"/>
          <w:szCs w:val="28"/>
          <w:lang w:val="en-US" w:eastAsia="zh-CN"/>
        </w:rPr>
        <w:t>比如，把00101101进行左移，循环左移入0，右移到第4步，变成11010000：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  <w:r>
        <w:rPr>
          <w:rFonts w:hint="eastAsia" w:eastAsia="楷体_GB2312"/>
          <w:sz w:val="28"/>
          <w:szCs w:val="28"/>
          <w:lang w:val="en-US" w:eastAsia="zh-CN"/>
        </w:rPr>
        <w:drawing>
          <wp:anchor distT="0" distB="0" distL="114300" distR="114300" simplePos="0" relativeHeight="260658176" behindDoc="0" locked="0" layoutInCell="1" allowOverlap="1">
            <wp:simplePos x="0" y="0"/>
            <wp:positionH relativeFrom="column">
              <wp:posOffset>-38100</wp:posOffset>
            </wp:positionH>
            <wp:positionV relativeFrom="paragraph">
              <wp:posOffset>158115</wp:posOffset>
            </wp:positionV>
            <wp:extent cx="4461510" cy="2509520"/>
            <wp:effectExtent l="0" t="0" r="15240" b="5080"/>
            <wp:wrapNone/>
            <wp:docPr id="49" name="图片 49" descr="343929ed4749aa77a3120bc5e49f10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343929ed4749aa77a3120bc5e49f10c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61510" cy="2509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default" w:eastAsia="楷体_GB2312"/>
          <w:sz w:val="28"/>
          <w:szCs w:val="28"/>
          <w:lang w:val="en-US" w:eastAsia="zh-CN"/>
        </w:rPr>
      </w:pPr>
      <w:r>
        <w:rPr>
          <w:rFonts w:hint="eastAsia" w:eastAsia="楷体_GB2312"/>
          <w:sz w:val="28"/>
          <w:szCs w:val="28"/>
          <w:lang w:val="en-US" w:eastAsia="zh-CN"/>
        </w:rPr>
        <w:t>九、实验体会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default"/>
          <w:b/>
          <w:sz w:val="32"/>
          <w:szCs w:val="32"/>
          <w:lang w:val="en-US" w:eastAsia="zh-CN"/>
        </w:rPr>
      </w:pPr>
      <w:r>
        <w:rPr>
          <w:rFonts w:hint="eastAsia" w:eastAsia="楷体_GB2312"/>
          <w:sz w:val="28"/>
          <w:szCs w:val="28"/>
          <w:lang w:val="en-US" w:eastAsia="zh-CN"/>
        </w:rPr>
        <w:tab/>
      </w:r>
      <w:r>
        <w:rPr>
          <w:rFonts w:hint="eastAsia" w:eastAsia="楷体_GB2312"/>
          <w:sz w:val="28"/>
          <w:szCs w:val="28"/>
          <w:lang w:val="en-US" w:eastAsia="zh-CN"/>
        </w:rPr>
        <w:t>主要的难点在于需要更加习惯于时序逻辑的设计、以及verilog里多模块的编程；并且发现一些语法上概念的还需要熟练，在编程过程中有所耽搁，但也的确学习了。</w:t>
      </w:r>
    </w:p>
    <w:p>
      <w:pPr>
        <w:tabs>
          <w:tab w:val="center" w:pos="4153"/>
        </w:tabs>
        <w:jc w:val="both"/>
        <w:rPr>
          <w:rFonts w:hint="default"/>
          <w:b/>
          <w:sz w:val="32"/>
          <w:szCs w:val="32"/>
          <w:lang w:val="en-US" w:eastAsia="zh-CN"/>
        </w:rPr>
      </w:pPr>
    </w:p>
    <w:p>
      <w:pPr>
        <w:tabs>
          <w:tab w:val="center" w:pos="4153"/>
        </w:tabs>
        <w:jc w:val="both"/>
        <w:rPr>
          <w:rFonts w:hint="default"/>
          <w:b/>
          <w:sz w:val="32"/>
          <w:szCs w:val="32"/>
          <w:lang w:val="en-US" w:eastAsia="zh-CN"/>
        </w:rPr>
      </w:pPr>
    </w:p>
    <w:p>
      <w:pPr>
        <w:tabs>
          <w:tab w:val="center" w:pos="4153"/>
        </w:tabs>
        <w:jc w:val="both"/>
        <w:rPr>
          <w:rFonts w:hint="default"/>
          <w:b/>
          <w:sz w:val="32"/>
          <w:szCs w:val="32"/>
          <w:lang w:val="en-US" w:eastAsia="zh-CN"/>
        </w:rPr>
      </w:pPr>
    </w:p>
    <w:p>
      <w:pPr>
        <w:tabs>
          <w:tab w:val="center" w:pos="4153"/>
        </w:tabs>
        <w:jc w:val="both"/>
        <w:rPr>
          <w:rFonts w:hint="default"/>
          <w:b/>
          <w:sz w:val="32"/>
          <w:szCs w:val="32"/>
          <w:lang w:val="en-US" w:eastAsia="zh-CN"/>
        </w:rPr>
      </w:pPr>
    </w:p>
    <w:p>
      <w:pPr>
        <w:tabs>
          <w:tab w:val="center" w:pos="4153"/>
        </w:tabs>
        <w:jc w:val="both"/>
        <w:rPr>
          <w:rFonts w:hint="default"/>
          <w:b/>
          <w:sz w:val="32"/>
          <w:szCs w:val="32"/>
          <w:lang w:val="en-US" w:eastAsia="zh-CN"/>
        </w:rPr>
      </w:pPr>
    </w:p>
    <w:p>
      <w:pPr>
        <w:tabs>
          <w:tab w:val="center" w:pos="4153"/>
        </w:tabs>
        <w:jc w:val="both"/>
        <w:rPr>
          <w:rFonts w:hint="default"/>
          <w:b/>
          <w:sz w:val="32"/>
          <w:szCs w:val="32"/>
          <w:lang w:val="en-US" w:eastAsia="zh-CN"/>
        </w:rPr>
      </w:pPr>
    </w:p>
    <w:p>
      <w:pPr>
        <w:tabs>
          <w:tab w:val="center" w:pos="4153"/>
        </w:tabs>
        <w:jc w:val="both"/>
        <w:rPr>
          <w:rFonts w:hint="default"/>
          <w:b/>
          <w:sz w:val="32"/>
          <w:szCs w:val="32"/>
          <w:lang w:val="en-US" w:eastAsia="zh-CN"/>
        </w:rPr>
      </w:pPr>
    </w:p>
    <w:p>
      <w:pPr>
        <w:tabs>
          <w:tab w:val="center" w:pos="4153"/>
        </w:tabs>
        <w:jc w:val="both"/>
        <w:rPr>
          <w:rFonts w:hint="default"/>
          <w:b/>
          <w:sz w:val="32"/>
          <w:szCs w:val="32"/>
          <w:lang w:val="en-US" w:eastAsia="zh-CN"/>
        </w:rPr>
      </w:pPr>
    </w:p>
    <w:p>
      <w:pPr>
        <w:tabs>
          <w:tab w:val="center" w:pos="4153"/>
        </w:tabs>
        <w:jc w:val="both"/>
        <w:rPr>
          <w:rFonts w:hint="default"/>
          <w:b/>
          <w:sz w:val="32"/>
          <w:szCs w:val="32"/>
          <w:lang w:val="en-US" w:eastAsia="zh-CN"/>
        </w:rPr>
      </w:pPr>
    </w:p>
    <w:p>
      <w:pPr>
        <w:tabs>
          <w:tab w:val="center" w:pos="4153"/>
        </w:tabs>
        <w:jc w:val="both"/>
        <w:rPr>
          <w:rFonts w:hint="default"/>
          <w:b/>
          <w:sz w:val="32"/>
          <w:szCs w:val="32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jc w:val="center"/>
        <w:textAlignment w:val="auto"/>
        <w:outlineLvl w:val="9"/>
        <w:rPr>
          <w:rFonts w:eastAsia="楷体_GB2312"/>
          <w:b/>
          <w:sz w:val="44"/>
          <w:szCs w:val="44"/>
        </w:rPr>
      </w:pPr>
      <w:r>
        <w:rPr>
          <w:rFonts w:eastAsia="楷体_GB2312"/>
          <w:b/>
          <w:sz w:val="44"/>
          <w:szCs w:val="44"/>
        </w:rPr>
        <w:t>暨南大学本科实验报告专用纸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eastAsia="楷体_GB2312"/>
          <w:sz w:val="28"/>
          <w:szCs w:val="28"/>
        </w:rPr>
      </w:pPr>
      <w:r>
        <w:rPr>
          <w:rFonts w:eastAsia="楷体_GB2312"/>
          <w:sz w:val="28"/>
          <w:szCs w:val="28"/>
        </w:rPr>
        <w:t>课程名称</w:t>
      </w:r>
      <w:r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 xml:space="preserve">      数字逻辑</w:t>
      </w:r>
      <w:r>
        <w:rPr>
          <w:rFonts w:hint="eastAsia" w:eastAsia="楷体_GB2312"/>
          <w:sz w:val="28"/>
          <w:szCs w:val="28"/>
          <w:u w:val="single"/>
        </w:rPr>
        <w:t>实验</w:t>
      </w:r>
      <w:r>
        <w:rPr>
          <w:rFonts w:eastAsia="楷体_GB2312"/>
          <w:sz w:val="28"/>
          <w:szCs w:val="28"/>
          <w:u w:val="single"/>
        </w:rPr>
        <w:t xml:space="preserve">    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 xml:space="preserve">   </w:t>
      </w:r>
      <w:r>
        <w:rPr>
          <w:rFonts w:eastAsia="楷体_GB2312"/>
          <w:sz w:val="28"/>
          <w:szCs w:val="28"/>
          <w:u w:val="single"/>
        </w:rPr>
        <w:t xml:space="preserve">   </w:t>
      </w:r>
      <w:r>
        <w:rPr>
          <w:rFonts w:eastAsia="楷体_GB2312"/>
          <w:sz w:val="28"/>
          <w:szCs w:val="28"/>
        </w:rPr>
        <w:t>成绩评定</w:t>
      </w:r>
      <w:r>
        <w:rPr>
          <w:rFonts w:eastAsia="楷体_GB2312"/>
          <w:sz w:val="28"/>
          <w:szCs w:val="28"/>
          <w:u w:val="single"/>
        </w:rPr>
        <w:t xml:space="preserve">   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 xml:space="preserve"> </w:t>
      </w:r>
      <w:r>
        <w:rPr>
          <w:rFonts w:eastAsia="楷体_GB2312"/>
          <w:sz w:val="28"/>
          <w:szCs w:val="28"/>
          <w:u w:val="single"/>
        </w:rPr>
        <w:t xml:space="preserve">       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eastAsia="楷体_GB2312"/>
          <w:sz w:val="28"/>
          <w:szCs w:val="28"/>
        </w:rPr>
      </w:pPr>
      <w:r>
        <w:rPr>
          <w:rFonts w:eastAsia="楷体_GB2312"/>
          <w:sz w:val="28"/>
          <w:szCs w:val="28"/>
        </w:rPr>
        <w:t>实验名称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hint="eastAsia" w:eastAsia="楷体_GB2312"/>
          <w:sz w:val="22"/>
          <w:szCs w:val="22"/>
          <w:u w:val="single"/>
          <w:lang w:val="en-US" w:eastAsia="zh-CN"/>
        </w:rPr>
        <w:t>时序逻辑电路综合设计（交通信号灯）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 xml:space="preserve"> </w:t>
      </w:r>
      <w:r>
        <w:rPr>
          <w:rFonts w:eastAsia="楷体_GB2312"/>
          <w:sz w:val="28"/>
          <w:szCs w:val="28"/>
        </w:rPr>
        <w:t>指导教师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hint="eastAsia" w:eastAsia="楷体_GB2312"/>
          <w:sz w:val="28"/>
          <w:szCs w:val="28"/>
          <w:u w:val="single"/>
        </w:rPr>
        <w:t>王传胜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 xml:space="preserve"> 梁倬骞</w:t>
      </w:r>
      <w:r>
        <w:rPr>
          <w:rFonts w:eastAsia="楷体_GB2312"/>
          <w:sz w:val="28"/>
          <w:szCs w:val="28"/>
          <w:u w:val="single"/>
        </w:rPr>
        <w:t xml:space="preserve">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eastAsia="楷体_GB2312"/>
          <w:sz w:val="28"/>
          <w:szCs w:val="28"/>
          <w:u w:val="single"/>
        </w:rPr>
      </w:pPr>
      <w:r>
        <w:rPr>
          <w:rFonts w:eastAsia="楷体_GB2312"/>
          <w:sz w:val="28"/>
          <w:szCs w:val="28"/>
        </w:rPr>
        <w:t>实验项目编号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hint="eastAsia" w:eastAsia="楷体_GB2312"/>
          <w:sz w:val="28"/>
          <w:szCs w:val="28"/>
          <w:u w:val="single"/>
        </w:rPr>
        <w:t>080600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>3808</w:t>
      </w:r>
      <w:r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eastAsia="楷体_GB2312"/>
          <w:sz w:val="28"/>
          <w:szCs w:val="28"/>
        </w:rPr>
        <w:t>实验项目类型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>验证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</w:rPr>
        <w:t>实验地点</w:t>
      </w:r>
      <w:r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hint="eastAsia" w:eastAsia="楷体_GB2312"/>
          <w:sz w:val="28"/>
          <w:szCs w:val="28"/>
          <w:u w:val="single"/>
        </w:rPr>
        <w:t>N1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>2</w:t>
      </w:r>
      <w:r>
        <w:rPr>
          <w:rFonts w:hint="eastAsia" w:eastAsia="楷体_GB2312"/>
          <w:sz w:val="28"/>
          <w:szCs w:val="28"/>
          <w:u w:val="single"/>
        </w:rPr>
        <w:t>6</w:t>
      </w:r>
      <w:r>
        <w:rPr>
          <w:rFonts w:eastAsia="楷体_GB2312"/>
          <w:sz w:val="28"/>
          <w:szCs w:val="28"/>
          <w:u w:val="single"/>
        </w:rPr>
        <w:t xml:space="preserve"> 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eastAsia="楷体_GB2312"/>
          <w:sz w:val="28"/>
          <w:szCs w:val="28"/>
          <w:u w:val="single"/>
        </w:rPr>
      </w:pPr>
      <w:r>
        <w:rPr>
          <w:rFonts w:eastAsia="楷体_GB2312"/>
          <w:sz w:val="28"/>
          <w:szCs w:val="28"/>
        </w:rPr>
        <w:t>学生姓名</w:t>
      </w:r>
      <w:r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>邝庆璇</w:t>
      </w:r>
      <w:r>
        <w:rPr>
          <w:rFonts w:eastAsia="楷体_GB2312"/>
          <w:sz w:val="28"/>
          <w:szCs w:val="28"/>
          <w:u w:val="single"/>
        </w:rPr>
        <w:t xml:space="preserve">   </w:t>
      </w:r>
      <w:r>
        <w:rPr>
          <w:rFonts w:eastAsia="楷体_GB2312"/>
          <w:sz w:val="28"/>
          <w:szCs w:val="28"/>
        </w:rPr>
        <w:t>学号</w:t>
      </w:r>
      <w:r>
        <w:rPr>
          <w:rFonts w:eastAsia="楷体_GB2312"/>
          <w:sz w:val="28"/>
          <w:szCs w:val="28"/>
          <w:u w:val="single"/>
        </w:rPr>
        <w:t xml:space="preserve">     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>2016051598</w:t>
      </w:r>
      <w:r>
        <w:rPr>
          <w:rFonts w:eastAsia="楷体_GB2312"/>
          <w:sz w:val="28"/>
          <w:szCs w:val="28"/>
          <w:u w:val="single"/>
        </w:rPr>
        <w:t xml:space="preserve">                            </w:t>
      </w:r>
    </w:p>
    <w:p>
      <w:pPr>
        <w:keepNext w:val="0"/>
        <w:keepLines w:val="0"/>
        <w:pageBreakBefore w:val="0"/>
        <w:widowControl w:val="0"/>
        <w:numPr>
          <w:ins w:id="8" w:author="MC SYSTEM" w:date="2019-10-22T19:47:33Z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eastAsia="楷体_GB2312"/>
          <w:sz w:val="28"/>
          <w:szCs w:val="28"/>
          <w:u w:val="single"/>
        </w:rPr>
      </w:pPr>
      <w:r>
        <w:rPr>
          <w:rFonts w:eastAsia="楷体_GB2312"/>
          <w:sz w:val="28"/>
          <w:szCs w:val="28"/>
        </w:rPr>
        <w:t>学院</w:t>
      </w:r>
      <w:r>
        <w:rPr>
          <w:rFonts w:eastAsia="楷体_GB2312"/>
          <w:sz w:val="28"/>
          <w:szCs w:val="28"/>
          <w:u w:val="single"/>
        </w:rPr>
        <w:t xml:space="preserve">  </w:t>
      </w:r>
      <w:r>
        <w:rPr>
          <w:rFonts w:hint="eastAsia" w:eastAsia="楷体_GB2312"/>
          <w:sz w:val="28"/>
          <w:szCs w:val="28"/>
          <w:u w:val="single"/>
        </w:rPr>
        <w:t>信息科学技术</w:t>
      </w:r>
      <w:r>
        <w:rPr>
          <w:rFonts w:eastAsia="楷体_GB2312"/>
          <w:sz w:val="28"/>
          <w:szCs w:val="28"/>
          <w:u w:val="single"/>
        </w:rPr>
        <w:t xml:space="preserve">    </w:t>
      </w:r>
      <w:r>
        <w:rPr>
          <w:rFonts w:eastAsia="楷体_GB2312"/>
          <w:sz w:val="28"/>
          <w:szCs w:val="28"/>
        </w:rPr>
        <w:t>系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hint="eastAsia" w:eastAsia="楷体_GB2312"/>
          <w:sz w:val="28"/>
          <w:szCs w:val="28"/>
          <w:u w:val="single"/>
        </w:rPr>
        <w:t>计算机科学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</w:rPr>
        <w:t>专业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 xml:space="preserve">计算机科学与技术 </w:t>
      </w:r>
      <w:r>
        <w:rPr>
          <w:rFonts w:eastAsia="楷体_GB2312"/>
          <w:sz w:val="28"/>
          <w:szCs w:val="28"/>
          <w:u w:val="single"/>
        </w:rPr>
        <w:t xml:space="preserve">     </w:t>
      </w:r>
      <w:r>
        <w:rPr>
          <w:rFonts w:eastAsia="楷体_GB2312"/>
          <w:sz w:val="28"/>
          <w:szCs w:val="28"/>
        </w:rPr>
        <w:t xml:space="preserve"> 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eastAsia="楷体_GB2312"/>
          <w:sz w:val="28"/>
          <w:szCs w:val="28"/>
        </w:rPr>
      </w:pPr>
      <w:r>
        <w:rPr>
          <w:rFonts w:eastAsia="楷体_GB2312"/>
          <w:sz w:val="28"/>
          <w:szCs w:val="28"/>
        </w:rPr>
        <w:t>实验时间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>2019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</w:rPr>
        <w:t>年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>12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</w:rPr>
        <w:t>月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>01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</w:rPr>
        <w:t xml:space="preserve">日 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hint="eastAsia" w:eastAsia="楷体_GB2312"/>
          <w:sz w:val="28"/>
          <w:szCs w:val="28"/>
          <w:u w:val="single"/>
          <w:lang w:val="en-US" w:eastAsia="zh-CN"/>
        </w:rPr>
        <w:t>上</w:t>
      </w:r>
      <w:r>
        <w:rPr>
          <w:rFonts w:eastAsia="楷体_GB2312"/>
          <w:sz w:val="28"/>
          <w:szCs w:val="28"/>
          <w:u w:val="single"/>
        </w:rPr>
        <w:t xml:space="preserve"> </w:t>
      </w:r>
      <w:r>
        <w:rPr>
          <w:rFonts w:eastAsia="楷体_GB2312"/>
          <w:sz w:val="28"/>
          <w:szCs w:val="28"/>
        </w:rPr>
        <w:t>午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ind w:leftChars="-278" w:firstLine="560" w:firstLineChars="200"/>
        <w:textAlignment w:val="auto"/>
        <w:outlineLvl w:val="9"/>
        <w:rPr>
          <w:rFonts w:eastAsia="楷体_GB2312"/>
          <w:sz w:val="28"/>
          <w:szCs w:val="28"/>
        </w:rPr>
      </w:pPr>
      <w:r>
        <w:rPr>
          <w:rFonts w:hint="eastAsia" w:eastAsia="楷体_GB2312"/>
          <w:sz w:val="28"/>
          <w:szCs w:val="28"/>
          <w:lang w:val="en-US" w:eastAsia="zh-CN"/>
        </w:rPr>
        <w:t>一、</w:t>
      </w:r>
      <w:r>
        <w:rPr>
          <w:rFonts w:eastAsia="楷体_GB2312"/>
          <w:sz w:val="28"/>
          <w:szCs w:val="28"/>
        </w:rPr>
        <w:t>实验目的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ind w:leftChars="-278" w:firstLine="560" w:firstLineChars="200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  <w:r>
        <w:rPr>
          <w:rFonts w:hint="eastAsia" w:eastAsia="楷体_GB2312"/>
          <w:sz w:val="28"/>
          <w:szCs w:val="28"/>
          <w:lang w:val="en-US" w:eastAsia="zh-CN"/>
        </w:rPr>
        <w:tab/>
      </w:r>
      <w:r>
        <w:rPr>
          <w:rFonts w:hint="eastAsia" w:eastAsia="楷体_GB2312"/>
          <w:sz w:val="28"/>
          <w:szCs w:val="28"/>
          <w:lang w:val="en-US" w:eastAsia="zh-CN"/>
        </w:rPr>
        <w:t>理解有限状态机FSM的原理；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ind w:leftChars="-278" w:firstLine="560" w:firstLineChars="200"/>
        <w:textAlignment w:val="auto"/>
        <w:outlineLvl w:val="9"/>
        <w:rPr>
          <w:rFonts w:hint="default" w:eastAsia="楷体_GB2312"/>
          <w:sz w:val="28"/>
          <w:szCs w:val="28"/>
          <w:lang w:val="en-US" w:eastAsia="zh-CN"/>
        </w:rPr>
      </w:pPr>
      <w:r>
        <w:rPr>
          <w:rFonts w:hint="eastAsia" w:eastAsia="楷体_GB2312"/>
          <w:sz w:val="28"/>
          <w:szCs w:val="28"/>
          <w:lang w:val="en-US" w:eastAsia="zh-CN"/>
        </w:rPr>
        <w:tab/>
      </w:r>
      <w:r>
        <w:rPr>
          <w:rFonts w:hint="eastAsia" w:eastAsia="楷体_GB2312"/>
          <w:sz w:val="28"/>
          <w:szCs w:val="28"/>
          <w:lang w:val="en-US" w:eastAsia="zh-CN"/>
        </w:rPr>
        <w:t>学会Verilog HDL 来实现有限状态机FSM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ind w:leftChars="-278" w:firstLine="560" w:firstLineChars="200"/>
        <w:textAlignment w:val="auto"/>
        <w:outlineLvl w:val="9"/>
        <w:rPr>
          <w:rFonts w:hint="default" w:eastAsia="楷体_GB2312"/>
          <w:sz w:val="28"/>
          <w:szCs w:val="28"/>
          <w:lang w:val="en-US" w:eastAsia="zh-CN"/>
        </w:rPr>
      </w:pPr>
      <w:r>
        <w:rPr>
          <w:rFonts w:hint="eastAsia" w:eastAsia="楷体_GB2312"/>
          <w:sz w:val="28"/>
          <w:szCs w:val="28"/>
          <w:lang w:val="en-US" w:eastAsia="zh-CN"/>
        </w:rPr>
        <w:tab/>
      </w:r>
      <w:r>
        <w:rPr>
          <w:rFonts w:hint="eastAsia" w:eastAsia="楷体_GB2312"/>
          <w:sz w:val="28"/>
          <w:szCs w:val="28"/>
          <w:lang w:val="en-US" w:eastAsia="zh-CN"/>
        </w:rPr>
        <w:t>熟练利用FSM解决问题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ind w:leftChars="-278" w:firstLine="560" w:firstLineChars="200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ind w:leftChars="-278" w:firstLine="560" w:firstLineChars="200"/>
        <w:textAlignment w:val="auto"/>
        <w:outlineLvl w:val="9"/>
        <w:rPr>
          <w:rFonts w:eastAsia="楷体_GB2312"/>
          <w:sz w:val="28"/>
          <w:szCs w:val="28"/>
        </w:rPr>
      </w:pPr>
      <w:r>
        <w:rPr>
          <w:rFonts w:hint="eastAsia" w:eastAsia="楷体_GB2312"/>
          <w:sz w:val="28"/>
          <w:szCs w:val="28"/>
          <w:lang w:val="en-US" w:eastAsia="zh-CN"/>
        </w:rPr>
        <w:t>二、</w:t>
      </w:r>
      <w:r>
        <w:rPr>
          <w:rFonts w:eastAsia="楷体_GB2312"/>
          <w:sz w:val="28"/>
          <w:szCs w:val="28"/>
        </w:rPr>
        <w:t>实验内容</w:t>
      </w:r>
    </w:p>
    <w:p>
      <w:pPr>
        <w:pStyle w:val="7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ind w:left="0" w:leftChars="0" w:firstLine="420" w:firstLineChars="0"/>
        <w:textAlignment w:val="auto"/>
        <w:outlineLvl w:val="9"/>
        <w:rPr>
          <w:rFonts w:hint="eastAsia" w:eastAsia="楷体_GB2312"/>
          <w:b w:val="0"/>
          <w:bCs w:val="0"/>
          <w:color w:val="auto"/>
          <w:sz w:val="28"/>
          <w:szCs w:val="28"/>
          <w:lang w:val="en-US" w:eastAsia="zh-CN"/>
        </w:rPr>
      </w:pPr>
      <w:r>
        <w:rPr>
          <w:rFonts w:hint="eastAsia" w:eastAsia="楷体_GB2312"/>
          <w:b w:val="0"/>
          <w:bCs w:val="0"/>
          <w:color w:val="auto"/>
          <w:sz w:val="28"/>
          <w:szCs w:val="28"/>
          <w:lang w:val="en-US" w:eastAsia="zh-CN"/>
        </w:rPr>
        <w:t>实现交通信号灯。我们要为一个十字路口交通信号灯设计程序。该十字路口分为南北方向和东西方向，每个方向都有红、黄、绿三种颜色信号灯。下图给出了信号灯的状态表：</w:t>
      </w:r>
    </w:p>
    <w:p>
      <w:pPr>
        <w:pStyle w:val="7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ind w:left="0" w:leftChars="0" w:firstLine="420" w:firstLineChars="0"/>
        <w:textAlignment w:val="auto"/>
        <w:outlineLvl w:val="9"/>
        <w:rPr>
          <w:rFonts w:hint="eastAsia" w:eastAsia="楷体_GB2312"/>
          <w:color w:val="auto"/>
          <w:sz w:val="28"/>
          <w:szCs w:val="28"/>
          <w:lang w:val="en-US" w:eastAsia="zh-CN"/>
        </w:rPr>
      </w:pPr>
      <w:r>
        <w:drawing>
          <wp:anchor distT="0" distB="0" distL="114300" distR="114300" simplePos="0" relativeHeight="260657152" behindDoc="0" locked="0" layoutInCell="1" allowOverlap="1">
            <wp:simplePos x="0" y="0"/>
            <wp:positionH relativeFrom="column">
              <wp:posOffset>371475</wp:posOffset>
            </wp:positionH>
            <wp:positionV relativeFrom="paragraph">
              <wp:posOffset>81915</wp:posOffset>
            </wp:positionV>
            <wp:extent cx="4261485" cy="1470025"/>
            <wp:effectExtent l="0" t="0" r="5715" b="15875"/>
            <wp:wrapNone/>
            <wp:docPr id="4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61485" cy="147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7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ind w:left="0" w:leftChars="0" w:firstLine="420" w:firstLineChars="0"/>
        <w:textAlignment w:val="auto"/>
        <w:outlineLvl w:val="9"/>
        <w:rPr>
          <w:rFonts w:hint="eastAsia" w:eastAsia="楷体_GB2312"/>
          <w:color w:val="auto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ind w:left="0" w:leftChars="0" w:firstLine="420" w:firstLineChars="0"/>
        <w:textAlignment w:val="auto"/>
        <w:outlineLvl w:val="9"/>
        <w:rPr>
          <w:rFonts w:hint="eastAsia" w:eastAsia="楷体_GB2312"/>
          <w:color w:val="auto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ind w:left="0" w:leftChars="0" w:firstLine="420" w:firstLineChars="0"/>
        <w:textAlignment w:val="auto"/>
        <w:outlineLvl w:val="9"/>
        <w:rPr>
          <w:rFonts w:hint="eastAsia" w:eastAsia="楷体_GB2312"/>
          <w:color w:val="auto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ind w:left="0" w:leftChars="0" w:firstLine="0" w:firstLineChars="0"/>
        <w:textAlignment w:val="auto"/>
        <w:outlineLvl w:val="9"/>
        <w:rPr>
          <w:rFonts w:hint="default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ind w:left="0" w:leftChars="0" w:firstLine="0" w:firstLineChars="0"/>
        <w:textAlignment w:val="auto"/>
        <w:outlineLvl w:val="9"/>
        <w:rPr>
          <w:rFonts w:hint="default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  <w:r>
        <w:rPr>
          <w:rFonts w:hint="eastAsia" w:eastAsia="楷体_GB2312"/>
          <w:sz w:val="28"/>
          <w:szCs w:val="28"/>
          <w:lang w:val="en-US" w:eastAsia="zh-CN"/>
        </w:rPr>
        <w:t>三、</w:t>
      </w:r>
      <w:r>
        <w:rPr>
          <w:rFonts w:hint="eastAsia" w:eastAsia="楷体_GB2312"/>
          <w:sz w:val="28"/>
          <w:szCs w:val="28"/>
        </w:rPr>
        <w:t>实验</w:t>
      </w:r>
      <w:r>
        <w:rPr>
          <w:rFonts w:hint="eastAsia" w:eastAsia="楷体_GB2312"/>
          <w:sz w:val="28"/>
          <w:szCs w:val="28"/>
          <w:lang w:val="en-US" w:eastAsia="zh-CN"/>
        </w:rPr>
        <w:t>程序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default" w:ascii="Calibri" w:hAnsi="Calibri" w:eastAsia="楷体_GB2312" w:cs="Calibri"/>
          <w:sz w:val="28"/>
          <w:szCs w:val="28"/>
          <w:lang w:val="en-US" w:eastAsia="zh-CN"/>
        </w:rPr>
      </w:pPr>
      <w:r>
        <w:rPr>
          <w:rFonts w:hint="default" w:ascii="Calibri" w:hAnsi="Calibri" w:eastAsia="楷体_GB2312" w:cs="Calibri"/>
          <w:sz w:val="32"/>
          <w:szCs w:val="32"/>
          <w:lang w:val="en-US" w:eastAsia="zh-CN"/>
        </w:rPr>
        <w:t xml:space="preserve">top.v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>``timescale 1ns / 1ps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>//////////////////////////////////////////////////////////////////////////////////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Company: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Engineer: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>// Create Date: 2019/12/03 17:05:25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Design Name: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>// Module Name: top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Project Name: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Target Devices: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Tool Versions: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>// Description: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>// Revision: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>// Revision 0.01 - File Created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>// Additional Comments: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>//////////////////////////////////////////////////////////////////////////////////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>module top(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input clk,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input clr,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output [5:0] lights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);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wire clk_3;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clk_div clkdiv(clk, clr, clk_3);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traffic traffic(clk_3, clr, lights);  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>endmodule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8"/>
          <w:szCs w:val="28"/>
          <w:lang w:val="en-US" w:eastAsia="zh-CN"/>
        </w:rPr>
      </w:pPr>
      <w:r>
        <w:rPr>
          <w:rFonts w:hint="eastAsia" w:ascii="Calibri" w:hAnsi="Calibri" w:eastAsia="楷体_GB2312" w:cs="Calibri"/>
          <w:sz w:val="28"/>
          <w:szCs w:val="28"/>
          <w:lang w:val="en-US" w:eastAsia="zh-CN"/>
        </w:rPr>
        <w:t>clk_div.v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>`timescale 1ns / 1ps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>//////////////////////////////////////////////////////////////////////////////////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Company: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Engineer: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>// Create Date: 2019/12/03 17:00:01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Design Name: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>// Module Name: clk_div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Project Name: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Target Devices: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Tool Versions: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Description: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Dependencies: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>// Revision: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>// Revision 0.01 - File Created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>// Additional Comments: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>//////////////////////////////////////////////////////////////////////////////////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>module clk_div(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input clk,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input clr,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output clk_3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);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reg [24:0] q;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always @(posedge clk or posedge clr) begin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    if (clr == 1) q &lt;= 0;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    else q &lt;= q + 1;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end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>//    assign clk_3 = q[24];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assign clk_3 = clk;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>endmodule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eastAsia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eastAsia" w:ascii="Calibri" w:hAnsi="Calibri" w:eastAsia="楷体_GB2312" w:cs="Calibri"/>
          <w:sz w:val="32"/>
          <w:szCs w:val="32"/>
          <w:lang w:val="en-US" w:eastAsia="zh-CN"/>
        </w:rPr>
        <w:t>traffic.v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>`timescale 1ns / 1ps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>//////////////////////////////////////////////////////////////////////////////////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Company: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Engineer: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>// Create Date: 2019/12/02 17:09:54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Design Name: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>// Module Name: traffic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Project Name: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Target Devices: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Tool Versions: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>// Revision: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>// Revision 0.01 - File Created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>// Additional Comments: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>//////////////////////////////////////////////////////////////////////////////////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>module traffic(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input clk_3,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input clr,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output reg [5:0] lights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);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reg [1:0] state;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reg [4:0] count;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// 4种状态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parameter S0 = 2'b00, S1 = 2'b01, S2 = 2'b10, S3 = 2'b11;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// 3HZ, 则SEC6: 6S, 18个时钟周期; SEC1: 1s, 3个时钟周期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parameter SEC6 = 5'b10001, SEC1 = 5'b00010;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// 高3位：南北方向灯色（高到低每位分别代表绿黄红）；低三位：西东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parameter LRR = 6'b001001, LRY = 6'b001010, LRG = 6'b001100,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        LYR = 6'b010001, LYY = 6'b010010, LYG = 6'b010100,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        LGR = 6'b100001, LGY = 6'b100010, LGG = 6'b100100;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// set status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always @(posedge clk_3 or posedge clr) begin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    if (clr == 1) begin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        state &lt;= S0;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        count &lt;= 0;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    end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    else begin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        case (state)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            S0: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                if (count &lt; SEC6) begin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                    state &lt;= S0;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                    count &lt;= count + 1;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                end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                else begin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                    state &lt;= S1;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                    count &lt;= 0;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                end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            S1: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               if (count &lt; SEC1) begin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                   state &lt;= S1;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                   count &lt;= count + 1;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               end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               else begin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                   state &lt;= S2;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                   count &lt;= 0;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               end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           S2: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               if (count &lt; SEC6) begin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                   state &lt;= S2;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                   count &lt;= count + 1;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               end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               else begin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                   state &lt;= S3;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                   count &lt;= 0;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               end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           S3: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               if (count &lt; SEC1) begin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                   state &lt;= S3;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                   count &lt;= count + 1;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               end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               else begin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                   state &lt;= S0;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                   count &lt;= 0;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               end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            default: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                state &lt;= S0;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        endcase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    end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end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// set lights according to current state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always @(*) begin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    case(state)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        S0: lights = LGR;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        S1: lights = LYR;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        S2: lights = LRG;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        S3: lights = LRY;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        default: lights = LRR;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    endcase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end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>endmodule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default" w:eastAsia="楷体_GB2312"/>
          <w:sz w:val="28"/>
          <w:szCs w:val="28"/>
          <w:lang w:val="en-US" w:eastAsia="zh-CN"/>
        </w:rPr>
      </w:pPr>
      <w:r>
        <w:rPr>
          <w:rFonts w:hint="eastAsia" w:eastAsia="楷体_GB2312"/>
          <w:sz w:val="28"/>
          <w:szCs w:val="28"/>
          <w:lang w:val="en-US" w:eastAsia="zh-CN"/>
        </w:rPr>
        <w:t>四、仿真程序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default" w:eastAsia="楷体_GB2312"/>
          <w:sz w:val="28"/>
          <w:szCs w:val="28"/>
          <w:lang w:val="en-US" w:eastAsia="zh-CN"/>
        </w:rPr>
      </w:pPr>
      <w:r>
        <w:rPr>
          <w:rFonts w:hint="eastAsia" w:eastAsia="楷体_GB2312"/>
          <w:sz w:val="28"/>
          <w:szCs w:val="28"/>
          <w:lang w:val="en-US" w:eastAsia="zh-CN"/>
        </w:rPr>
        <w:t>sim_1.v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>`timescale 1ns / 1ps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>//////////////////////////////////////////////////////////////////////////////////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Company: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Engineer: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>// Create Date: 2019/12/03 17:09:59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Design Name: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>// Module Name: sim_1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Project Name: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Target Devices: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Tool Versions: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Description: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Dependencies: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>// Revision: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>// Revision 0.01 - File Created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>// Additional Comments: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//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>//////////////////////////////////////////////////////////////////////////////////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>module sim_1(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output [5:0] lights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);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reg clk, clr;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parameter clk_period = 10;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initial begin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    clr = 1'b0;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    clk = 1'b0;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    forever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        #(clk_period / 2) clk = ~clk;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 end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 xml:space="preserve">     top top(clk, clr, lights);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  <w:r>
        <w:rPr>
          <w:rFonts w:hint="default" w:ascii="Calibri" w:hAnsi="Calibri" w:eastAsia="楷体_GB2312" w:cs="Calibri"/>
          <w:sz w:val="24"/>
          <w:szCs w:val="24"/>
          <w:lang w:val="en-US" w:eastAsia="zh-CN"/>
        </w:rPr>
        <w:t>endmodule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Calibri" w:hAnsi="Calibri" w:eastAsia="楷体_GB2312" w:cs="Calibri"/>
          <w:sz w:val="24"/>
          <w:szCs w:val="24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eastAsia" w:ascii="Calibri" w:hAnsi="Calibri" w:eastAsia="楷体_GB2312" w:cs="Calibri"/>
          <w:sz w:val="24"/>
          <w:szCs w:val="24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  <w:r>
        <w:rPr>
          <w:rFonts w:hint="eastAsia" w:eastAsia="楷体_GB2312"/>
          <w:sz w:val="28"/>
          <w:szCs w:val="28"/>
          <w:lang w:val="en-US" w:eastAsia="zh-CN"/>
        </w:rPr>
        <w:t>五、仿真结果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  <w:r>
        <w:drawing>
          <wp:anchor distT="0" distB="0" distL="114300" distR="114300" simplePos="0" relativeHeight="260643840" behindDoc="0" locked="0" layoutInCell="1" allowOverlap="1">
            <wp:simplePos x="0" y="0"/>
            <wp:positionH relativeFrom="column">
              <wp:posOffset>8890</wp:posOffset>
            </wp:positionH>
            <wp:positionV relativeFrom="paragraph">
              <wp:posOffset>148590</wp:posOffset>
            </wp:positionV>
            <wp:extent cx="5713095" cy="1337310"/>
            <wp:effectExtent l="0" t="0" r="1905" b="15240"/>
            <wp:wrapNone/>
            <wp:docPr id="4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7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13095" cy="133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  <w:r>
        <w:rPr>
          <w:rFonts w:hint="eastAsia" w:eastAsia="楷体_GB2312"/>
          <w:sz w:val="28"/>
          <w:szCs w:val="28"/>
          <w:lang w:val="en-US" w:eastAsia="zh-CN"/>
        </w:rPr>
        <w:t>六、系统网表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default" w:eastAsia="宋体"/>
          <w:sz w:val="28"/>
          <w:szCs w:val="28"/>
          <w:lang w:val="en-US" w:eastAsia="zh-CN"/>
        </w:rPr>
      </w:pPr>
      <w:r>
        <w:rPr>
          <w:rFonts w:hint="eastAsia" w:eastAsia="楷体_GB2312"/>
          <w:sz w:val="28"/>
          <w:szCs w:val="28"/>
          <w:lang w:val="en-US" w:eastAsia="zh-CN"/>
        </w:rPr>
        <w:t>RTL: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  <w:r>
        <w:drawing>
          <wp:anchor distT="0" distB="0" distL="114300" distR="114300" simplePos="0" relativeHeight="260644864" behindDoc="1" locked="0" layoutInCell="1" allowOverlap="1">
            <wp:simplePos x="0" y="0"/>
            <wp:positionH relativeFrom="column">
              <wp:posOffset>43180</wp:posOffset>
            </wp:positionH>
            <wp:positionV relativeFrom="paragraph">
              <wp:posOffset>236855</wp:posOffset>
            </wp:positionV>
            <wp:extent cx="5269865" cy="1313180"/>
            <wp:effectExtent l="0" t="0" r="6985" b="1270"/>
            <wp:wrapNone/>
            <wp:docPr id="4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8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1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  <w:r>
        <w:rPr>
          <w:rFonts w:hint="eastAsia" w:eastAsia="楷体_GB2312"/>
          <w:sz w:val="28"/>
          <w:szCs w:val="28"/>
          <w:lang w:val="en-US" w:eastAsia="zh-CN"/>
        </w:rPr>
        <w:t>Synthesis：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default" w:eastAsia="楷体_GB2312"/>
          <w:sz w:val="28"/>
          <w:szCs w:val="28"/>
          <w:lang w:val="en-US" w:eastAsia="zh-CN"/>
        </w:rPr>
      </w:pPr>
      <w:r>
        <w:drawing>
          <wp:anchor distT="0" distB="0" distL="114300" distR="114300" simplePos="0" relativeHeight="260644864" behindDoc="1" locked="0" layoutInCell="1" allowOverlap="1">
            <wp:simplePos x="0" y="0"/>
            <wp:positionH relativeFrom="column">
              <wp:posOffset>-8255</wp:posOffset>
            </wp:positionH>
            <wp:positionV relativeFrom="paragraph">
              <wp:posOffset>15240</wp:posOffset>
            </wp:positionV>
            <wp:extent cx="5268595" cy="1936750"/>
            <wp:effectExtent l="0" t="0" r="8255" b="6350"/>
            <wp:wrapNone/>
            <wp:docPr id="4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9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93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default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default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default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default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  <w:tab w:val="left" w:pos="189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  <w:tab w:val="left" w:pos="189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  <w:r>
        <w:rPr>
          <w:rFonts w:hint="eastAsia" w:eastAsia="楷体_GB2312"/>
          <w:sz w:val="28"/>
          <w:szCs w:val="28"/>
          <w:lang w:val="en-US" w:eastAsia="zh-CN"/>
        </w:rPr>
        <w:t>七、系统约束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  <w:r>
        <w:drawing>
          <wp:anchor distT="0" distB="0" distL="114300" distR="114300" simplePos="0" relativeHeight="260645888" behindDoc="0" locked="0" layoutInCell="1" allowOverlap="1">
            <wp:simplePos x="0" y="0"/>
            <wp:positionH relativeFrom="column">
              <wp:posOffset>17780</wp:posOffset>
            </wp:positionH>
            <wp:positionV relativeFrom="paragraph">
              <wp:posOffset>201295</wp:posOffset>
            </wp:positionV>
            <wp:extent cx="5269230" cy="2081530"/>
            <wp:effectExtent l="0" t="0" r="7620" b="13970"/>
            <wp:wrapNone/>
            <wp:docPr id="4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0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81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  <w:r>
        <w:rPr>
          <w:rFonts w:hint="eastAsia" w:eastAsia="楷体_GB2312"/>
          <w:sz w:val="28"/>
          <w:szCs w:val="28"/>
          <w:lang w:val="en-US" w:eastAsia="zh-CN"/>
        </w:rPr>
        <w:t>八、实验结果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default" w:eastAsia="楷体_GB2312"/>
          <w:sz w:val="28"/>
          <w:szCs w:val="28"/>
          <w:lang w:val="en-US" w:eastAsia="zh-CN"/>
        </w:rPr>
      </w:pPr>
      <w:r>
        <w:rPr>
          <w:rFonts w:hint="eastAsia" w:ascii="Calibri" w:hAnsi="Calibri" w:eastAsia="楷体_GB2312" w:cs="Calibri"/>
          <w:sz w:val="28"/>
          <w:szCs w:val="28"/>
          <w:lang w:val="en-US" w:eastAsia="zh-CN"/>
        </w:rPr>
        <w:tab/>
      </w:r>
      <w:r>
        <w:rPr>
          <w:rFonts w:hint="eastAsia" w:ascii="Calibri" w:hAnsi="Calibri" w:eastAsia="楷体_GB2312" w:cs="Calibri"/>
          <w:sz w:val="28"/>
          <w:szCs w:val="28"/>
          <w:lang w:val="en-US" w:eastAsia="zh-CN"/>
        </w:rPr>
        <w:t>按照预期，按照6s或1s的时间间隔轮流着4个状态对应的4灯的情况：LGR, LYR, LRG, LRY。比如，以下就是LRG状态，表示南北为红(R. Red)，东西为绿(G, Green)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  <w:r>
        <w:rPr>
          <w:rFonts w:hint="eastAsia" w:eastAsia="楷体_GB2312"/>
          <w:sz w:val="28"/>
          <w:szCs w:val="28"/>
          <w:lang w:val="en-US" w:eastAsia="zh-CN"/>
        </w:rPr>
        <w:drawing>
          <wp:anchor distT="0" distB="0" distL="114300" distR="114300" simplePos="0" relativeHeight="260646912" behindDoc="0" locked="0" layoutInCell="1" allowOverlap="1">
            <wp:simplePos x="0" y="0"/>
            <wp:positionH relativeFrom="column">
              <wp:posOffset>749300</wp:posOffset>
            </wp:positionH>
            <wp:positionV relativeFrom="paragraph">
              <wp:posOffset>-274955</wp:posOffset>
            </wp:positionV>
            <wp:extent cx="2834640" cy="3780155"/>
            <wp:effectExtent l="0" t="0" r="10795" b="3810"/>
            <wp:wrapNone/>
            <wp:docPr id="5" name="图片 5" descr="f28dfd27f85b07ea58fa4ec7ca4d07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f28dfd27f85b07ea58fa4ec7ca4d07a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834640" cy="3780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default" w:eastAsia="楷体_GB2312"/>
          <w:sz w:val="28"/>
          <w:szCs w:val="28"/>
          <w:lang w:val="en-US" w:eastAsia="zh-CN"/>
        </w:rPr>
      </w:pPr>
      <w:r>
        <w:rPr>
          <w:rFonts w:hint="eastAsia" w:eastAsia="楷体_GB2312"/>
          <w:sz w:val="28"/>
          <w:szCs w:val="28"/>
          <w:lang w:val="en-US" w:eastAsia="zh-CN"/>
        </w:rPr>
        <w:t>九、实验体会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default" w:eastAsia="楷体_GB2312"/>
          <w:sz w:val="28"/>
          <w:szCs w:val="28"/>
          <w:lang w:val="en-US" w:eastAsia="zh-CN"/>
        </w:rPr>
      </w:pPr>
      <w:r>
        <w:rPr>
          <w:rFonts w:hint="eastAsia" w:eastAsia="楷体_GB2312"/>
          <w:sz w:val="28"/>
          <w:szCs w:val="28"/>
          <w:lang w:val="en-US" w:eastAsia="zh-CN"/>
        </w:rPr>
        <w:tab/>
      </w:r>
      <w:r>
        <w:rPr>
          <w:rFonts w:hint="eastAsia" w:eastAsia="楷体_GB2312"/>
          <w:sz w:val="28"/>
          <w:szCs w:val="28"/>
          <w:lang w:val="en-US" w:eastAsia="zh-CN"/>
        </w:rPr>
        <w:t>经过前面的若干铺垫，对于时序逻辑已经比较熟悉，因此这次实验总体还算顺利。P.S.：这算是本实验课最后一个实验了，一个学期下来，对Verilog HDL数字逻辑的编程有了较好的学习，收获颇丰。感谢老师的帮助与指点！有缘再会！</w:t>
      </w: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pStyle w:val="7"/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4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80" w:lineRule="exact"/>
        <w:textAlignment w:val="auto"/>
        <w:outlineLvl w:val="9"/>
        <w:rPr>
          <w:rFonts w:hint="eastAsia" w:eastAsia="楷体_GB2312"/>
          <w:sz w:val="28"/>
          <w:szCs w:val="28"/>
          <w:lang w:val="en-US" w:eastAsia="zh-CN"/>
        </w:rPr>
      </w:pPr>
    </w:p>
    <w:p>
      <w:pPr>
        <w:tabs>
          <w:tab w:val="center" w:pos="4153"/>
        </w:tabs>
        <w:jc w:val="both"/>
        <w:rPr>
          <w:rFonts w:hint="default"/>
          <w:b/>
          <w:sz w:val="32"/>
          <w:szCs w:val="32"/>
          <w:lang w:val="en-US" w:eastAsia="zh-CN"/>
        </w:rPr>
      </w:pPr>
    </w:p>
    <w:p>
      <w:pPr>
        <w:tabs>
          <w:tab w:val="center" w:pos="4153"/>
        </w:tabs>
        <w:jc w:val="both"/>
        <w:rPr>
          <w:rFonts w:hint="default"/>
          <w:b/>
          <w:sz w:val="32"/>
          <w:szCs w:val="32"/>
          <w:lang w:val="en-US" w:eastAsia="zh-CN"/>
        </w:rPr>
      </w:pPr>
    </w:p>
    <w:p>
      <w:pPr>
        <w:tabs>
          <w:tab w:val="center" w:pos="4153"/>
        </w:tabs>
        <w:jc w:val="both"/>
        <w:rPr>
          <w:rFonts w:hint="default"/>
          <w:b/>
          <w:sz w:val="32"/>
          <w:szCs w:val="32"/>
          <w:lang w:val="en-US" w:eastAsia="zh-CN"/>
        </w:rPr>
      </w:pPr>
    </w:p>
    <w:p>
      <w:pPr>
        <w:tabs>
          <w:tab w:val="center" w:pos="4153"/>
        </w:tabs>
        <w:jc w:val="both"/>
        <w:rPr>
          <w:rFonts w:hint="default"/>
          <w:b/>
          <w:sz w:val="32"/>
          <w:szCs w:val="32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楷体_GB2312">
    <w:altName w:val="楷体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楷体_GB2312">
    <w:altName w:val="楷体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person w15:author="MC SYSTEM">
    <w15:presenceInfo w15:providerId="None" w15:userId="MC SYSTEM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22C0"/>
    <w:rsid w:val="000F2625"/>
    <w:rsid w:val="00125217"/>
    <w:rsid w:val="003E7B6C"/>
    <w:rsid w:val="0073067B"/>
    <w:rsid w:val="00985B1A"/>
    <w:rsid w:val="00A000A0"/>
    <w:rsid w:val="00B16C2C"/>
    <w:rsid w:val="00BD22C0"/>
    <w:rsid w:val="00CC3647"/>
    <w:rsid w:val="00CC4765"/>
    <w:rsid w:val="014136A5"/>
    <w:rsid w:val="014974D5"/>
    <w:rsid w:val="014C1DEC"/>
    <w:rsid w:val="014F73DF"/>
    <w:rsid w:val="015D30EB"/>
    <w:rsid w:val="01626F0B"/>
    <w:rsid w:val="01776A1A"/>
    <w:rsid w:val="0181402E"/>
    <w:rsid w:val="01863D2B"/>
    <w:rsid w:val="01A669E2"/>
    <w:rsid w:val="01D04B4C"/>
    <w:rsid w:val="01D257F5"/>
    <w:rsid w:val="02031FBC"/>
    <w:rsid w:val="02156328"/>
    <w:rsid w:val="02156ADF"/>
    <w:rsid w:val="02166491"/>
    <w:rsid w:val="025D61CF"/>
    <w:rsid w:val="026442EA"/>
    <w:rsid w:val="02694BA5"/>
    <w:rsid w:val="027903EC"/>
    <w:rsid w:val="02981DE5"/>
    <w:rsid w:val="02B705B0"/>
    <w:rsid w:val="02B91E67"/>
    <w:rsid w:val="02C4172A"/>
    <w:rsid w:val="02C7403D"/>
    <w:rsid w:val="02DB7545"/>
    <w:rsid w:val="02EC3071"/>
    <w:rsid w:val="02FE0721"/>
    <w:rsid w:val="031E21F0"/>
    <w:rsid w:val="03285DB3"/>
    <w:rsid w:val="03597792"/>
    <w:rsid w:val="0381579C"/>
    <w:rsid w:val="03902431"/>
    <w:rsid w:val="039D28C3"/>
    <w:rsid w:val="03B03CD1"/>
    <w:rsid w:val="03EA275F"/>
    <w:rsid w:val="03F4205E"/>
    <w:rsid w:val="03F472B7"/>
    <w:rsid w:val="03FE55E9"/>
    <w:rsid w:val="04093DDD"/>
    <w:rsid w:val="042643CC"/>
    <w:rsid w:val="04325E22"/>
    <w:rsid w:val="047B2A87"/>
    <w:rsid w:val="047C04F6"/>
    <w:rsid w:val="04935D1C"/>
    <w:rsid w:val="049749E6"/>
    <w:rsid w:val="049B49BF"/>
    <w:rsid w:val="04B50047"/>
    <w:rsid w:val="04BF075B"/>
    <w:rsid w:val="04BF2FD4"/>
    <w:rsid w:val="04C02394"/>
    <w:rsid w:val="04C72615"/>
    <w:rsid w:val="04DE1517"/>
    <w:rsid w:val="04DF6B95"/>
    <w:rsid w:val="04E8069B"/>
    <w:rsid w:val="05102EA4"/>
    <w:rsid w:val="05743F4D"/>
    <w:rsid w:val="0574785F"/>
    <w:rsid w:val="05774732"/>
    <w:rsid w:val="058A2B5C"/>
    <w:rsid w:val="061971D2"/>
    <w:rsid w:val="06260444"/>
    <w:rsid w:val="0635119D"/>
    <w:rsid w:val="065764ED"/>
    <w:rsid w:val="0685076E"/>
    <w:rsid w:val="06972517"/>
    <w:rsid w:val="06A33C62"/>
    <w:rsid w:val="06C04A4B"/>
    <w:rsid w:val="06D01D73"/>
    <w:rsid w:val="06D37F46"/>
    <w:rsid w:val="06D65947"/>
    <w:rsid w:val="073F3D13"/>
    <w:rsid w:val="0770051E"/>
    <w:rsid w:val="07900BB9"/>
    <w:rsid w:val="079A36EA"/>
    <w:rsid w:val="07BB3FE0"/>
    <w:rsid w:val="07F26CC9"/>
    <w:rsid w:val="08821EC5"/>
    <w:rsid w:val="08AB6C9A"/>
    <w:rsid w:val="08D01871"/>
    <w:rsid w:val="08DC762E"/>
    <w:rsid w:val="09256A9E"/>
    <w:rsid w:val="092E3A3E"/>
    <w:rsid w:val="097B65E3"/>
    <w:rsid w:val="09B2642A"/>
    <w:rsid w:val="09BA03C5"/>
    <w:rsid w:val="09D4693C"/>
    <w:rsid w:val="09EA38A9"/>
    <w:rsid w:val="09FD1D20"/>
    <w:rsid w:val="0A0E6226"/>
    <w:rsid w:val="0A150853"/>
    <w:rsid w:val="0A151FA9"/>
    <w:rsid w:val="0A176952"/>
    <w:rsid w:val="0A2F0DC2"/>
    <w:rsid w:val="0A406013"/>
    <w:rsid w:val="0A89617C"/>
    <w:rsid w:val="0A8C795C"/>
    <w:rsid w:val="0A931084"/>
    <w:rsid w:val="0AA10E51"/>
    <w:rsid w:val="0ABC56E3"/>
    <w:rsid w:val="0B0210DC"/>
    <w:rsid w:val="0B0D7375"/>
    <w:rsid w:val="0B23471F"/>
    <w:rsid w:val="0B267197"/>
    <w:rsid w:val="0B2932D1"/>
    <w:rsid w:val="0B340C87"/>
    <w:rsid w:val="0B37102F"/>
    <w:rsid w:val="0B4271BB"/>
    <w:rsid w:val="0B711524"/>
    <w:rsid w:val="0BA06FC7"/>
    <w:rsid w:val="0BD74D28"/>
    <w:rsid w:val="0BEA5941"/>
    <w:rsid w:val="0C095909"/>
    <w:rsid w:val="0C296AD1"/>
    <w:rsid w:val="0C7033DA"/>
    <w:rsid w:val="0C9854E4"/>
    <w:rsid w:val="0CE35C4E"/>
    <w:rsid w:val="0CE45F55"/>
    <w:rsid w:val="0CF14268"/>
    <w:rsid w:val="0D27232B"/>
    <w:rsid w:val="0D2F6929"/>
    <w:rsid w:val="0D4337F9"/>
    <w:rsid w:val="0D7A606F"/>
    <w:rsid w:val="0D8D45D4"/>
    <w:rsid w:val="0D8F45E8"/>
    <w:rsid w:val="0DB44F91"/>
    <w:rsid w:val="0DDE3B52"/>
    <w:rsid w:val="0DF055C3"/>
    <w:rsid w:val="0E00397D"/>
    <w:rsid w:val="0E2779B0"/>
    <w:rsid w:val="0E322A53"/>
    <w:rsid w:val="0E3B1F8C"/>
    <w:rsid w:val="0E3B4EC1"/>
    <w:rsid w:val="0E6B1793"/>
    <w:rsid w:val="0E7301BE"/>
    <w:rsid w:val="0E9A28BC"/>
    <w:rsid w:val="0E9B295C"/>
    <w:rsid w:val="0E9D7759"/>
    <w:rsid w:val="0EA869C4"/>
    <w:rsid w:val="0F0B4CB7"/>
    <w:rsid w:val="0F1B7F89"/>
    <w:rsid w:val="0F890A13"/>
    <w:rsid w:val="0FA7547F"/>
    <w:rsid w:val="0FAA0BF2"/>
    <w:rsid w:val="0FB75C84"/>
    <w:rsid w:val="0FE35410"/>
    <w:rsid w:val="0FF26CB4"/>
    <w:rsid w:val="10091EFB"/>
    <w:rsid w:val="1021182D"/>
    <w:rsid w:val="10292189"/>
    <w:rsid w:val="10552ED3"/>
    <w:rsid w:val="10657D5D"/>
    <w:rsid w:val="10670BA3"/>
    <w:rsid w:val="109778AA"/>
    <w:rsid w:val="10A065B2"/>
    <w:rsid w:val="10A36D7A"/>
    <w:rsid w:val="10CC12C9"/>
    <w:rsid w:val="10E07EEB"/>
    <w:rsid w:val="11022CD8"/>
    <w:rsid w:val="11084274"/>
    <w:rsid w:val="112731ED"/>
    <w:rsid w:val="113917A2"/>
    <w:rsid w:val="11531BC3"/>
    <w:rsid w:val="115C430A"/>
    <w:rsid w:val="116021D0"/>
    <w:rsid w:val="118F08FF"/>
    <w:rsid w:val="11A90E07"/>
    <w:rsid w:val="11BB0B08"/>
    <w:rsid w:val="11D80B34"/>
    <w:rsid w:val="11F25EBB"/>
    <w:rsid w:val="12171126"/>
    <w:rsid w:val="122B7582"/>
    <w:rsid w:val="128E5B5C"/>
    <w:rsid w:val="129775EA"/>
    <w:rsid w:val="129C1048"/>
    <w:rsid w:val="129F61D2"/>
    <w:rsid w:val="12A62423"/>
    <w:rsid w:val="12C74CF9"/>
    <w:rsid w:val="12D73694"/>
    <w:rsid w:val="12DF146A"/>
    <w:rsid w:val="12ED3713"/>
    <w:rsid w:val="13A059C5"/>
    <w:rsid w:val="13AB573F"/>
    <w:rsid w:val="13CE2F9F"/>
    <w:rsid w:val="13E7702C"/>
    <w:rsid w:val="1406622A"/>
    <w:rsid w:val="140B3C4F"/>
    <w:rsid w:val="142A3E6C"/>
    <w:rsid w:val="14383275"/>
    <w:rsid w:val="145D6B6D"/>
    <w:rsid w:val="145F7D62"/>
    <w:rsid w:val="1471163E"/>
    <w:rsid w:val="149B00E2"/>
    <w:rsid w:val="14A010F2"/>
    <w:rsid w:val="14A6771E"/>
    <w:rsid w:val="14B778FD"/>
    <w:rsid w:val="14C50402"/>
    <w:rsid w:val="150F4A8F"/>
    <w:rsid w:val="151D00F4"/>
    <w:rsid w:val="15227617"/>
    <w:rsid w:val="152A0571"/>
    <w:rsid w:val="154B6F60"/>
    <w:rsid w:val="15555A0C"/>
    <w:rsid w:val="155B4FC0"/>
    <w:rsid w:val="155F164A"/>
    <w:rsid w:val="157B5EE0"/>
    <w:rsid w:val="15BD06CC"/>
    <w:rsid w:val="15EA3A62"/>
    <w:rsid w:val="15EC6CEC"/>
    <w:rsid w:val="160C4534"/>
    <w:rsid w:val="161505EB"/>
    <w:rsid w:val="16B50E86"/>
    <w:rsid w:val="16BE1022"/>
    <w:rsid w:val="16D318DF"/>
    <w:rsid w:val="16DE5977"/>
    <w:rsid w:val="170C3936"/>
    <w:rsid w:val="175A7174"/>
    <w:rsid w:val="176C4FE1"/>
    <w:rsid w:val="17A666F7"/>
    <w:rsid w:val="17B47CDE"/>
    <w:rsid w:val="17CC7E93"/>
    <w:rsid w:val="17E471B6"/>
    <w:rsid w:val="181F153A"/>
    <w:rsid w:val="18237257"/>
    <w:rsid w:val="18525E15"/>
    <w:rsid w:val="188E4ED7"/>
    <w:rsid w:val="188F0FF3"/>
    <w:rsid w:val="18956A13"/>
    <w:rsid w:val="189614FB"/>
    <w:rsid w:val="18AA3067"/>
    <w:rsid w:val="18B15947"/>
    <w:rsid w:val="18C04999"/>
    <w:rsid w:val="18CE00C6"/>
    <w:rsid w:val="19011DAA"/>
    <w:rsid w:val="190F5469"/>
    <w:rsid w:val="192D0097"/>
    <w:rsid w:val="19491F78"/>
    <w:rsid w:val="194E2C14"/>
    <w:rsid w:val="199145ED"/>
    <w:rsid w:val="19AD73B1"/>
    <w:rsid w:val="19BF3737"/>
    <w:rsid w:val="19C6171F"/>
    <w:rsid w:val="19E45EB1"/>
    <w:rsid w:val="19FB34E9"/>
    <w:rsid w:val="1A0D40A6"/>
    <w:rsid w:val="1A1D5A75"/>
    <w:rsid w:val="1A294144"/>
    <w:rsid w:val="1A36739D"/>
    <w:rsid w:val="1A4E12C9"/>
    <w:rsid w:val="1A6E4510"/>
    <w:rsid w:val="1A804856"/>
    <w:rsid w:val="1AA108DD"/>
    <w:rsid w:val="1AA4654B"/>
    <w:rsid w:val="1B037502"/>
    <w:rsid w:val="1B0558B0"/>
    <w:rsid w:val="1B0872A9"/>
    <w:rsid w:val="1B0A39DE"/>
    <w:rsid w:val="1B38350F"/>
    <w:rsid w:val="1B47351F"/>
    <w:rsid w:val="1B53618C"/>
    <w:rsid w:val="1B651D17"/>
    <w:rsid w:val="1BB048D1"/>
    <w:rsid w:val="1BBA4F2A"/>
    <w:rsid w:val="1BC3144A"/>
    <w:rsid w:val="1C435480"/>
    <w:rsid w:val="1D004415"/>
    <w:rsid w:val="1D0E50B7"/>
    <w:rsid w:val="1D136AE6"/>
    <w:rsid w:val="1D3960C0"/>
    <w:rsid w:val="1D3D52C0"/>
    <w:rsid w:val="1D4320B0"/>
    <w:rsid w:val="1D484F2F"/>
    <w:rsid w:val="1D711885"/>
    <w:rsid w:val="1D805CE7"/>
    <w:rsid w:val="1D80670C"/>
    <w:rsid w:val="1D8A0301"/>
    <w:rsid w:val="1D955492"/>
    <w:rsid w:val="1DA87206"/>
    <w:rsid w:val="1DEA7C16"/>
    <w:rsid w:val="1DF41F82"/>
    <w:rsid w:val="1E022CBC"/>
    <w:rsid w:val="1E1A34EF"/>
    <w:rsid w:val="1E252D8D"/>
    <w:rsid w:val="1E566800"/>
    <w:rsid w:val="1E6052E9"/>
    <w:rsid w:val="1E776B09"/>
    <w:rsid w:val="1E8A2BDA"/>
    <w:rsid w:val="1EB15F39"/>
    <w:rsid w:val="1F212EFA"/>
    <w:rsid w:val="1F24127F"/>
    <w:rsid w:val="1F357100"/>
    <w:rsid w:val="1F4D6FD0"/>
    <w:rsid w:val="1F9B63F7"/>
    <w:rsid w:val="1FA925A3"/>
    <w:rsid w:val="1FB9120C"/>
    <w:rsid w:val="1FBC45D5"/>
    <w:rsid w:val="1FC8307D"/>
    <w:rsid w:val="1FE72415"/>
    <w:rsid w:val="20223F64"/>
    <w:rsid w:val="204571B8"/>
    <w:rsid w:val="20631A3E"/>
    <w:rsid w:val="207F673F"/>
    <w:rsid w:val="20854274"/>
    <w:rsid w:val="20B8062C"/>
    <w:rsid w:val="20D674C9"/>
    <w:rsid w:val="20D85D4D"/>
    <w:rsid w:val="211A0BC1"/>
    <w:rsid w:val="212D5940"/>
    <w:rsid w:val="213019C4"/>
    <w:rsid w:val="2164401C"/>
    <w:rsid w:val="21D5600A"/>
    <w:rsid w:val="21DC4F76"/>
    <w:rsid w:val="21EF60F0"/>
    <w:rsid w:val="21FC49C7"/>
    <w:rsid w:val="220D6279"/>
    <w:rsid w:val="223712E9"/>
    <w:rsid w:val="223D1A7E"/>
    <w:rsid w:val="22591779"/>
    <w:rsid w:val="22624A9C"/>
    <w:rsid w:val="22653B98"/>
    <w:rsid w:val="22E338BB"/>
    <w:rsid w:val="22E6212E"/>
    <w:rsid w:val="22E673C7"/>
    <w:rsid w:val="22EE5D0B"/>
    <w:rsid w:val="23134B5D"/>
    <w:rsid w:val="2334317D"/>
    <w:rsid w:val="237F4456"/>
    <w:rsid w:val="23886D20"/>
    <w:rsid w:val="239A7A1C"/>
    <w:rsid w:val="23C4379B"/>
    <w:rsid w:val="23D97F06"/>
    <w:rsid w:val="23F30821"/>
    <w:rsid w:val="241E1704"/>
    <w:rsid w:val="24393AB4"/>
    <w:rsid w:val="243E775C"/>
    <w:rsid w:val="24637528"/>
    <w:rsid w:val="24D036C8"/>
    <w:rsid w:val="24DB437D"/>
    <w:rsid w:val="24DB49D4"/>
    <w:rsid w:val="24F46761"/>
    <w:rsid w:val="250918BA"/>
    <w:rsid w:val="251F279D"/>
    <w:rsid w:val="252F7618"/>
    <w:rsid w:val="255E5B18"/>
    <w:rsid w:val="25622B2D"/>
    <w:rsid w:val="25691507"/>
    <w:rsid w:val="25AD4EC8"/>
    <w:rsid w:val="25D93DBA"/>
    <w:rsid w:val="262270B0"/>
    <w:rsid w:val="262D46D1"/>
    <w:rsid w:val="265D3FC9"/>
    <w:rsid w:val="26810DCE"/>
    <w:rsid w:val="26B35A1A"/>
    <w:rsid w:val="26C3419D"/>
    <w:rsid w:val="26DE0F30"/>
    <w:rsid w:val="270E08D4"/>
    <w:rsid w:val="272C0CED"/>
    <w:rsid w:val="273C5D1A"/>
    <w:rsid w:val="27A62EB5"/>
    <w:rsid w:val="27D43385"/>
    <w:rsid w:val="27E05EE4"/>
    <w:rsid w:val="283D4D95"/>
    <w:rsid w:val="28804DC0"/>
    <w:rsid w:val="28952A17"/>
    <w:rsid w:val="28A1003D"/>
    <w:rsid w:val="28A45906"/>
    <w:rsid w:val="28C26DA4"/>
    <w:rsid w:val="28C5024E"/>
    <w:rsid w:val="28CF6743"/>
    <w:rsid w:val="28D568AA"/>
    <w:rsid w:val="28E9130C"/>
    <w:rsid w:val="28EA14DD"/>
    <w:rsid w:val="28F810A1"/>
    <w:rsid w:val="290A7D41"/>
    <w:rsid w:val="29294627"/>
    <w:rsid w:val="29407879"/>
    <w:rsid w:val="29514BF0"/>
    <w:rsid w:val="29745F9E"/>
    <w:rsid w:val="29794749"/>
    <w:rsid w:val="297D7CCA"/>
    <w:rsid w:val="299A343C"/>
    <w:rsid w:val="29A54F0C"/>
    <w:rsid w:val="29F6204F"/>
    <w:rsid w:val="29FC6B42"/>
    <w:rsid w:val="2A0F1A7F"/>
    <w:rsid w:val="2A1016FC"/>
    <w:rsid w:val="2A142C0D"/>
    <w:rsid w:val="2A284F5F"/>
    <w:rsid w:val="2A6463D4"/>
    <w:rsid w:val="2AC34F59"/>
    <w:rsid w:val="2ACE1ABE"/>
    <w:rsid w:val="2B377B4A"/>
    <w:rsid w:val="2B454A4B"/>
    <w:rsid w:val="2B567893"/>
    <w:rsid w:val="2B583948"/>
    <w:rsid w:val="2B8A0E1B"/>
    <w:rsid w:val="2BB471DF"/>
    <w:rsid w:val="2BB65A31"/>
    <w:rsid w:val="2BC71181"/>
    <w:rsid w:val="2BE06BFF"/>
    <w:rsid w:val="2BF014B5"/>
    <w:rsid w:val="2C192AC6"/>
    <w:rsid w:val="2C3B3D14"/>
    <w:rsid w:val="2C411567"/>
    <w:rsid w:val="2C68174E"/>
    <w:rsid w:val="2C7F46EA"/>
    <w:rsid w:val="2C8D1A30"/>
    <w:rsid w:val="2C947D09"/>
    <w:rsid w:val="2CA2612F"/>
    <w:rsid w:val="2CBA035D"/>
    <w:rsid w:val="2CCA27A3"/>
    <w:rsid w:val="2CD52789"/>
    <w:rsid w:val="2CDD41D3"/>
    <w:rsid w:val="2D2A3DBA"/>
    <w:rsid w:val="2D5B17F4"/>
    <w:rsid w:val="2D5F5279"/>
    <w:rsid w:val="2D704195"/>
    <w:rsid w:val="2D9D2C3F"/>
    <w:rsid w:val="2DC3511A"/>
    <w:rsid w:val="2DE94020"/>
    <w:rsid w:val="2E0D3707"/>
    <w:rsid w:val="2E6D03C3"/>
    <w:rsid w:val="2E6E712A"/>
    <w:rsid w:val="2E816494"/>
    <w:rsid w:val="2E8763DE"/>
    <w:rsid w:val="2E9E45D9"/>
    <w:rsid w:val="2EA77B27"/>
    <w:rsid w:val="2EAB2FEE"/>
    <w:rsid w:val="2EB33B3E"/>
    <w:rsid w:val="2EC138FF"/>
    <w:rsid w:val="2EDE73EB"/>
    <w:rsid w:val="2EDF75ED"/>
    <w:rsid w:val="2EFC063E"/>
    <w:rsid w:val="2F8876F0"/>
    <w:rsid w:val="2F93345D"/>
    <w:rsid w:val="2F9D3EAA"/>
    <w:rsid w:val="2FF516F3"/>
    <w:rsid w:val="30042F71"/>
    <w:rsid w:val="30077933"/>
    <w:rsid w:val="303378FA"/>
    <w:rsid w:val="309418C0"/>
    <w:rsid w:val="30B8630F"/>
    <w:rsid w:val="30C20580"/>
    <w:rsid w:val="30D3401F"/>
    <w:rsid w:val="31010E1B"/>
    <w:rsid w:val="31053E41"/>
    <w:rsid w:val="311B3FA8"/>
    <w:rsid w:val="31325A00"/>
    <w:rsid w:val="314606A2"/>
    <w:rsid w:val="314A4E94"/>
    <w:rsid w:val="314B1624"/>
    <w:rsid w:val="3155474F"/>
    <w:rsid w:val="316B631B"/>
    <w:rsid w:val="319459BD"/>
    <w:rsid w:val="319C4D93"/>
    <w:rsid w:val="31BC05F1"/>
    <w:rsid w:val="31C13BB4"/>
    <w:rsid w:val="31EE0649"/>
    <w:rsid w:val="320F3076"/>
    <w:rsid w:val="3218796E"/>
    <w:rsid w:val="322043F8"/>
    <w:rsid w:val="32340209"/>
    <w:rsid w:val="3239507B"/>
    <w:rsid w:val="323B7CF9"/>
    <w:rsid w:val="32432155"/>
    <w:rsid w:val="325B4094"/>
    <w:rsid w:val="32605EBB"/>
    <w:rsid w:val="32A364F7"/>
    <w:rsid w:val="32C271EA"/>
    <w:rsid w:val="32C45DB1"/>
    <w:rsid w:val="330912B0"/>
    <w:rsid w:val="331374F4"/>
    <w:rsid w:val="33482DD8"/>
    <w:rsid w:val="33506448"/>
    <w:rsid w:val="33802BA1"/>
    <w:rsid w:val="339F361B"/>
    <w:rsid w:val="33CD5970"/>
    <w:rsid w:val="33F36E2F"/>
    <w:rsid w:val="34075414"/>
    <w:rsid w:val="340E2D35"/>
    <w:rsid w:val="343C1D97"/>
    <w:rsid w:val="345824F0"/>
    <w:rsid w:val="34AC2FFA"/>
    <w:rsid w:val="34AC477C"/>
    <w:rsid w:val="35046DF5"/>
    <w:rsid w:val="350966CF"/>
    <w:rsid w:val="350C530A"/>
    <w:rsid w:val="35320FAB"/>
    <w:rsid w:val="35383F24"/>
    <w:rsid w:val="353F650C"/>
    <w:rsid w:val="353F6E72"/>
    <w:rsid w:val="35903EFA"/>
    <w:rsid w:val="359F45F2"/>
    <w:rsid w:val="35A3545F"/>
    <w:rsid w:val="35AB0189"/>
    <w:rsid w:val="35C342C1"/>
    <w:rsid w:val="36082A42"/>
    <w:rsid w:val="36107BA3"/>
    <w:rsid w:val="362C189E"/>
    <w:rsid w:val="363A643C"/>
    <w:rsid w:val="363D4E22"/>
    <w:rsid w:val="36542393"/>
    <w:rsid w:val="36584B98"/>
    <w:rsid w:val="36816EFE"/>
    <w:rsid w:val="36AB3486"/>
    <w:rsid w:val="36CD766F"/>
    <w:rsid w:val="36E81E87"/>
    <w:rsid w:val="370105F4"/>
    <w:rsid w:val="370E1824"/>
    <w:rsid w:val="37410364"/>
    <w:rsid w:val="375B77C4"/>
    <w:rsid w:val="376A09FF"/>
    <w:rsid w:val="3797787C"/>
    <w:rsid w:val="37BB479A"/>
    <w:rsid w:val="37CE78BA"/>
    <w:rsid w:val="37DD5440"/>
    <w:rsid w:val="380924ED"/>
    <w:rsid w:val="381C1C6B"/>
    <w:rsid w:val="3836616D"/>
    <w:rsid w:val="383E1CAE"/>
    <w:rsid w:val="387379B9"/>
    <w:rsid w:val="38744291"/>
    <w:rsid w:val="38A27226"/>
    <w:rsid w:val="38BE2F4A"/>
    <w:rsid w:val="38FD5193"/>
    <w:rsid w:val="391314B1"/>
    <w:rsid w:val="39141FFD"/>
    <w:rsid w:val="3916073C"/>
    <w:rsid w:val="391C37C2"/>
    <w:rsid w:val="398D52A5"/>
    <w:rsid w:val="39A63557"/>
    <w:rsid w:val="39D34BCC"/>
    <w:rsid w:val="39DD67D4"/>
    <w:rsid w:val="39F32424"/>
    <w:rsid w:val="3A0E2FD4"/>
    <w:rsid w:val="3A181CF6"/>
    <w:rsid w:val="3A245875"/>
    <w:rsid w:val="3A262B72"/>
    <w:rsid w:val="3A5361BC"/>
    <w:rsid w:val="3A632D90"/>
    <w:rsid w:val="3A634A26"/>
    <w:rsid w:val="3A6F320C"/>
    <w:rsid w:val="3A8954D0"/>
    <w:rsid w:val="3A8D0589"/>
    <w:rsid w:val="3AD45264"/>
    <w:rsid w:val="3AD506D5"/>
    <w:rsid w:val="3ADE314C"/>
    <w:rsid w:val="3AE71943"/>
    <w:rsid w:val="3AFB7DB6"/>
    <w:rsid w:val="3B214AEE"/>
    <w:rsid w:val="3B2E718F"/>
    <w:rsid w:val="3B314D62"/>
    <w:rsid w:val="3B3D5831"/>
    <w:rsid w:val="3B4D3558"/>
    <w:rsid w:val="3B6734D2"/>
    <w:rsid w:val="3B6E633B"/>
    <w:rsid w:val="3B811BDC"/>
    <w:rsid w:val="3B82248B"/>
    <w:rsid w:val="3B9B1B6F"/>
    <w:rsid w:val="3BA62DB6"/>
    <w:rsid w:val="3BE56761"/>
    <w:rsid w:val="3C066230"/>
    <w:rsid w:val="3C395064"/>
    <w:rsid w:val="3C425DD3"/>
    <w:rsid w:val="3C4337B8"/>
    <w:rsid w:val="3C8316F3"/>
    <w:rsid w:val="3C9A004E"/>
    <w:rsid w:val="3CF104D2"/>
    <w:rsid w:val="3CF93DF5"/>
    <w:rsid w:val="3D213C47"/>
    <w:rsid w:val="3D260997"/>
    <w:rsid w:val="3D7062B2"/>
    <w:rsid w:val="3D8B7975"/>
    <w:rsid w:val="3D9432F4"/>
    <w:rsid w:val="3DA90352"/>
    <w:rsid w:val="3DA96522"/>
    <w:rsid w:val="3DAC093C"/>
    <w:rsid w:val="3DB43A34"/>
    <w:rsid w:val="3DF10181"/>
    <w:rsid w:val="3DF942EB"/>
    <w:rsid w:val="3DFA1ED0"/>
    <w:rsid w:val="3E163868"/>
    <w:rsid w:val="3E1C10C0"/>
    <w:rsid w:val="3E236070"/>
    <w:rsid w:val="3E29196B"/>
    <w:rsid w:val="3E294CD5"/>
    <w:rsid w:val="3E427FC0"/>
    <w:rsid w:val="3E694A71"/>
    <w:rsid w:val="3E7A0CCB"/>
    <w:rsid w:val="3E81713A"/>
    <w:rsid w:val="3EB726D8"/>
    <w:rsid w:val="3EC13A6B"/>
    <w:rsid w:val="3ED86014"/>
    <w:rsid w:val="3F0F1AE1"/>
    <w:rsid w:val="3F1738C5"/>
    <w:rsid w:val="3F367286"/>
    <w:rsid w:val="3F3F5F33"/>
    <w:rsid w:val="3F6832CC"/>
    <w:rsid w:val="3FA33DA9"/>
    <w:rsid w:val="3FA61A3C"/>
    <w:rsid w:val="3FB23C39"/>
    <w:rsid w:val="3FBD20BA"/>
    <w:rsid w:val="402F1533"/>
    <w:rsid w:val="40520A2C"/>
    <w:rsid w:val="40B80FFF"/>
    <w:rsid w:val="40D766F7"/>
    <w:rsid w:val="40E40166"/>
    <w:rsid w:val="40F53623"/>
    <w:rsid w:val="41213BB6"/>
    <w:rsid w:val="41317761"/>
    <w:rsid w:val="41345ADC"/>
    <w:rsid w:val="4137505A"/>
    <w:rsid w:val="414817EB"/>
    <w:rsid w:val="414D63BF"/>
    <w:rsid w:val="415C3C38"/>
    <w:rsid w:val="41746F69"/>
    <w:rsid w:val="419109E1"/>
    <w:rsid w:val="41B443D5"/>
    <w:rsid w:val="41C22C57"/>
    <w:rsid w:val="41D761D7"/>
    <w:rsid w:val="42A12DC1"/>
    <w:rsid w:val="42AA2C80"/>
    <w:rsid w:val="42C81122"/>
    <w:rsid w:val="42F77FE6"/>
    <w:rsid w:val="42FE27CC"/>
    <w:rsid w:val="42FE2CC1"/>
    <w:rsid w:val="43125789"/>
    <w:rsid w:val="43374B36"/>
    <w:rsid w:val="433D1A7B"/>
    <w:rsid w:val="435741FC"/>
    <w:rsid w:val="43787F52"/>
    <w:rsid w:val="4397556E"/>
    <w:rsid w:val="439849F4"/>
    <w:rsid w:val="43AB2A52"/>
    <w:rsid w:val="43B917C8"/>
    <w:rsid w:val="43EC2FE8"/>
    <w:rsid w:val="44300E7E"/>
    <w:rsid w:val="443E1F36"/>
    <w:rsid w:val="44420E51"/>
    <w:rsid w:val="444304DC"/>
    <w:rsid w:val="445628C5"/>
    <w:rsid w:val="44636DCC"/>
    <w:rsid w:val="44810C72"/>
    <w:rsid w:val="44B1007D"/>
    <w:rsid w:val="44BB4BBF"/>
    <w:rsid w:val="44CF2286"/>
    <w:rsid w:val="44F83357"/>
    <w:rsid w:val="450A0113"/>
    <w:rsid w:val="45194327"/>
    <w:rsid w:val="452B0DBD"/>
    <w:rsid w:val="456D10AD"/>
    <w:rsid w:val="45712445"/>
    <w:rsid w:val="45804763"/>
    <w:rsid w:val="4597742D"/>
    <w:rsid w:val="45EC2CF0"/>
    <w:rsid w:val="45F53190"/>
    <w:rsid w:val="46400F48"/>
    <w:rsid w:val="46522DC6"/>
    <w:rsid w:val="46524B7A"/>
    <w:rsid w:val="465E1189"/>
    <w:rsid w:val="469D29FD"/>
    <w:rsid w:val="46A337D7"/>
    <w:rsid w:val="46A92235"/>
    <w:rsid w:val="46B41859"/>
    <w:rsid w:val="46D5288A"/>
    <w:rsid w:val="46DB3FFB"/>
    <w:rsid w:val="46E672E8"/>
    <w:rsid w:val="46F434DF"/>
    <w:rsid w:val="4717432C"/>
    <w:rsid w:val="472B2C5D"/>
    <w:rsid w:val="47410350"/>
    <w:rsid w:val="476D355A"/>
    <w:rsid w:val="477766F6"/>
    <w:rsid w:val="47DD1201"/>
    <w:rsid w:val="47FA1822"/>
    <w:rsid w:val="48021E43"/>
    <w:rsid w:val="484709CE"/>
    <w:rsid w:val="48D07FB0"/>
    <w:rsid w:val="48EA6582"/>
    <w:rsid w:val="491C77D5"/>
    <w:rsid w:val="491F0615"/>
    <w:rsid w:val="49306AC9"/>
    <w:rsid w:val="49423A67"/>
    <w:rsid w:val="49515389"/>
    <w:rsid w:val="49962DD5"/>
    <w:rsid w:val="49B87711"/>
    <w:rsid w:val="49D4332E"/>
    <w:rsid w:val="49EB2683"/>
    <w:rsid w:val="49ED6DED"/>
    <w:rsid w:val="49FD648D"/>
    <w:rsid w:val="4A1157B0"/>
    <w:rsid w:val="4A193369"/>
    <w:rsid w:val="4A1F6FFA"/>
    <w:rsid w:val="4A775471"/>
    <w:rsid w:val="4A7F2BB6"/>
    <w:rsid w:val="4A8810F3"/>
    <w:rsid w:val="4A8A7617"/>
    <w:rsid w:val="4AA96B94"/>
    <w:rsid w:val="4AD573FD"/>
    <w:rsid w:val="4ADC5A64"/>
    <w:rsid w:val="4AE41194"/>
    <w:rsid w:val="4AF249E1"/>
    <w:rsid w:val="4AFA0F5C"/>
    <w:rsid w:val="4B3A55ED"/>
    <w:rsid w:val="4B40502F"/>
    <w:rsid w:val="4B4A6E57"/>
    <w:rsid w:val="4B4B3E52"/>
    <w:rsid w:val="4B4F02D7"/>
    <w:rsid w:val="4B56333C"/>
    <w:rsid w:val="4B6E3D50"/>
    <w:rsid w:val="4B8A5601"/>
    <w:rsid w:val="4BB00EA3"/>
    <w:rsid w:val="4BC413F1"/>
    <w:rsid w:val="4BDE2864"/>
    <w:rsid w:val="4BDE292D"/>
    <w:rsid w:val="4BEF739A"/>
    <w:rsid w:val="4C0061F3"/>
    <w:rsid w:val="4C643F33"/>
    <w:rsid w:val="4CA075F6"/>
    <w:rsid w:val="4CB52378"/>
    <w:rsid w:val="4CC404F7"/>
    <w:rsid w:val="4CD547BC"/>
    <w:rsid w:val="4D061308"/>
    <w:rsid w:val="4D1D58C1"/>
    <w:rsid w:val="4D2149C0"/>
    <w:rsid w:val="4D361FD0"/>
    <w:rsid w:val="4D5F0C66"/>
    <w:rsid w:val="4D6C50D2"/>
    <w:rsid w:val="4D83205A"/>
    <w:rsid w:val="4D855A8A"/>
    <w:rsid w:val="4D985A7E"/>
    <w:rsid w:val="4DA4748D"/>
    <w:rsid w:val="4DB67AE0"/>
    <w:rsid w:val="4DC22542"/>
    <w:rsid w:val="4DE008DF"/>
    <w:rsid w:val="4E146F0C"/>
    <w:rsid w:val="4E176A2F"/>
    <w:rsid w:val="4E8F66DD"/>
    <w:rsid w:val="4E9D69DC"/>
    <w:rsid w:val="4EC44739"/>
    <w:rsid w:val="4EC624F0"/>
    <w:rsid w:val="4ECA7BA7"/>
    <w:rsid w:val="4ED72960"/>
    <w:rsid w:val="4EDF3C6D"/>
    <w:rsid w:val="4EEA732C"/>
    <w:rsid w:val="4EF82E15"/>
    <w:rsid w:val="4F05360B"/>
    <w:rsid w:val="4F194AAF"/>
    <w:rsid w:val="4F22416F"/>
    <w:rsid w:val="4F3F6971"/>
    <w:rsid w:val="4F512523"/>
    <w:rsid w:val="4F893B99"/>
    <w:rsid w:val="4FCE35C6"/>
    <w:rsid w:val="50073A26"/>
    <w:rsid w:val="50116651"/>
    <w:rsid w:val="501A5D2A"/>
    <w:rsid w:val="504018A7"/>
    <w:rsid w:val="504C16C6"/>
    <w:rsid w:val="504F5936"/>
    <w:rsid w:val="5051313B"/>
    <w:rsid w:val="50770340"/>
    <w:rsid w:val="507A5F94"/>
    <w:rsid w:val="50986144"/>
    <w:rsid w:val="509C4C05"/>
    <w:rsid w:val="50AC7327"/>
    <w:rsid w:val="50B7711E"/>
    <w:rsid w:val="50B8198E"/>
    <w:rsid w:val="50D361EE"/>
    <w:rsid w:val="50EC03FD"/>
    <w:rsid w:val="5112731A"/>
    <w:rsid w:val="512134C7"/>
    <w:rsid w:val="51273DE7"/>
    <w:rsid w:val="515357BA"/>
    <w:rsid w:val="51552177"/>
    <w:rsid w:val="517E0F3B"/>
    <w:rsid w:val="51BD12EB"/>
    <w:rsid w:val="51CC08B4"/>
    <w:rsid w:val="51D839E7"/>
    <w:rsid w:val="51EA1483"/>
    <w:rsid w:val="51FA32B8"/>
    <w:rsid w:val="523D7E3F"/>
    <w:rsid w:val="528747DC"/>
    <w:rsid w:val="52C7146D"/>
    <w:rsid w:val="52C85510"/>
    <w:rsid w:val="52CD7A3F"/>
    <w:rsid w:val="52EB5331"/>
    <w:rsid w:val="530C60A5"/>
    <w:rsid w:val="5331527D"/>
    <w:rsid w:val="533F7350"/>
    <w:rsid w:val="53453E63"/>
    <w:rsid w:val="534A520E"/>
    <w:rsid w:val="534F799B"/>
    <w:rsid w:val="5355152C"/>
    <w:rsid w:val="53797E27"/>
    <w:rsid w:val="53AA3C7A"/>
    <w:rsid w:val="53D521E3"/>
    <w:rsid w:val="53E30CA0"/>
    <w:rsid w:val="540A55EC"/>
    <w:rsid w:val="541737C7"/>
    <w:rsid w:val="54234851"/>
    <w:rsid w:val="54403A9C"/>
    <w:rsid w:val="54557C97"/>
    <w:rsid w:val="54580712"/>
    <w:rsid w:val="54660DFF"/>
    <w:rsid w:val="5466174A"/>
    <w:rsid w:val="548F5C2F"/>
    <w:rsid w:val="54934B6F"/>
    <w:rsid w:val="54CC1A13"/>
    <w:rsid w:val="54DD1CEC"/>
    <w:rsid w:val="54FE49A5"/>
    <w:rsid w:val="550032A0"/>
    <w:rsid w:val="55055754"/>
    <w:rsid w:val="552E6C73"/>
    <w:rsid w:val="55486F64"/>
    <w:rsid w:val="55514065"/>
    <w:rsid w:val="55630792"/>
    <w:rsid w:val="55AB6A9D"/>
    <w:rsid w:val="55B55DE5"/>
    <w:rsid w:val="55C32851"/>
    <w:rsid w:val="55C6245F"/>
    <w:rsid w:val="55CA4A10"/>
    <w:rsid w:val="55CD4A78"/>
    <w:rsid w:val="55D91AE2"/>
    <w:rsid w:val="5600603F"/>
    <w:rsid w:val="562F1D70"/>
    <w:rsid w:val="5655422F"/>
    <w:rsid w:val="56686FDF"/>
    <w:rsid w:val="56825025"/>
    <w:rsid w:val="569C2CBD"/>
    <w:rsid w:val="56BF6146"/>
    <w:rsid w:val="56CC7707"/>
    <w:rsid w:val="56EA474D"/>
    <w:rsid w:val="56EF6012"/>
    <w:rsid w:val="56F41FAD"/>
    <w:rsid w:val="56F971EB"/>
    <w:rsid w:val="57122022"/>
    <w:rsid w:val="57362D8C"/>
    <w:rsid w:val="573878BB"/>
    <w:rsid w:val="57564FB5"/>
    <w:rsid w:val="57624128"/>
    <w:rsid w:val="577A4857"/>
    <w:rsid w:val="5780222C"/>
    <w:rsid w:val="57977D79"/>
    <w:rsid w:val="57BD47E5"/>
    <w:rsid w:val="57CF7C4E"/>
    <w:rsid w:val="57DA4DBF"/>
    <w:rsid w:val="57DE51C9"/>
    <w:rsid w:val="58042049"/>
    <w:rsid w:val="58102137"/>
    <w:rsid w:val="58192F81"/>
    <w:rsid w:val="58247564"/>
    <w:rsid w:val="585235CC"/>
    <w:rsid w:val="58653B93"/>
    <w:rsid w:val="587D5EE5"/>
    <w:rsid w:val="589A33DC"/>
    <w:rsid w:val="58FE3756"/>
    <w:rsid w:val="591208F4"/>
    <w:rsid w:val="59201BA7"/>
    <w:rsid w:val="593C2EC3"/>
    <w:rsid w:val="59437423"/>
    <w:rsid w:val="5955457B"/>
    <w:rsid w:val="59560561"/>
    <w:rsid w:val="595677A8"/>
    <w:rsid w:val="59B3326E"/>
    <w:rsid w:val="59C07104"/>
    <w:rsid w:val="59C2309D"/>
    <w:rsid w:val="59C43591"/>
    <w:rsid w:val="59C81602"/>
    <w:rsid w:val="59EF582D"/>
    <w:rsid w:val="59FC066A"/>
    <w:rsid w:val="5A8702E8"/>
    <w:rsid w:val="5A8A7A54"/>
    <w:rsid w:val="5A9A2A51"/>
    <w:rsid w:val="5A9D77C2"/>
    <w:rsid w:val="5A9E255A"/>
    <w:rsid w:val="5AC222BC"/>
    <w:rsid w:val="5AC31B53"/>
    <w:rsid w:val="5ADA5174"/>
    <w:rsid w:val="5B0E5B74"/>
    <w:rsid w:val="5B464A4E"/>
    <w:rsid w:val="5B7C2A81"/>
    <w:rsid w:val="5B8C0CDF"/>
    <w:rsid w:val="5B8D4B1C"/>
    <w:rsid w:val="5BA3500B"/>
    <w:rsid w:val="5BB25E49"/>
    <w:rsid w:val="5BB302CC"/>
    <w:rsid w:val="5BCF41C4"/>
    <w:rsid w:val="5C2B1112"/>
    <w:rsid w:val="5C470419"/>
    <w:rsid w:val="5C67613C"/>
    <w:rsid w:val="5C8003EE"/>
    <w:rsid w:val="5CA46F1C"/>
    <w:rsid w:val="5CA86D48"/>
    <w:rsid w:val="5CAB7D51"/>
    <w:rsid w:val="5CAB7D99"/>
    <w:rsid w:val="5CCF0E98"/>
    <w:rsid w:val="5CD536EE"/>
    <w:rsid w:val="5D2D47CC"/>
    <w:rsid w:val="5D4253D6"/>
    <w:rsid w:val="5D4F7B43"/>
    <w:rsid w:val="5D5B2392"/>
    <w:rsid w:val="5D623B87"/>
    <w:rsid w:val="5D666666"/>
    <w:rsid w:val="5D6F627B"/>
    <w:rsid w:val="5D717F45"/>
    <w:rsid w:val="5D8C7C5A"/>
    <w:rsid w:val="5D982851"/>
    <w:rsid w:val="5E3E300B"/>
    <w:rsid w:val="5E8844CB"/>
    <w:rsid w:val="5E8B760C"/>
    <w:rsid w:val="5E9E03E1"/>
    <w:rsid w:val="5EA73948"/>
    <w:rsid w:val="5EB80450"/>
    <w:rsid w:val="5EBC4B2A"/>
    <w:rsid w:val="5EC153FD"/>
    <w:rsid w:val="5EDF0C3B"/>
    <w:rsid w:val="5EE05E09"/>
    <w:rsid w:val="5EFD45CA"/>
    <w:rsid w:val="5F2403B8"/>
    <w:rsid w:val="5F3766D8"/>
    <w:rsid w:val="5F4D13C6"/>
    <w:rsid w:val="5F697A46"/>
    <w:rsid w:val="5F745E5F"/>
    <w:rsid w:val="5F7959E9"/>
    <w:rsid w:val="5F7C77A4"/>
    <w:rsid w:val="5FC43155"/>
    <w:rsid w:val="5FC81947"/>
    <w:rsid w:val="5FCE0B15"/>
    <w:rsid w:val="5FEF7D35"/>
    <w:rsid w:val="600321F6"/>
    <w:rsid w:val="600C51A8"/>
    <w:rsid w:val="60136892"/>
    <w:rsid w:val="601B0A2C"/>
    <w:rsid w:val="60215472"/>
    <w:rsid w:val="602A6078"/>
    <w:rsid w:val="60592A44"/>
    <w:rsid w:val="605C085D"/>
    <w:rsid w:val="60861968"/>
    <w:rsid w:val="608E07CF"/>
    <w:rsid w:val="60B55206"/>
    <w:rsid w:val="60C63130"/>
    <w:rsid w:val="60CA5E1C"/>
    <w:rsid w:val="60D232A1"/>
    <w:rsid w:val="60D51797"/>
    <w:rsid w:val="60E672B7"/>
    <w:rsid w:val="610F7487"/>
    <w:rsid w:val="611234A8"/>
    <w:rsid w:val="613F3C4D"/>
    <w:rsid w:val="61477F4C"/>
    <w:rsid w:val="61541259"/>
    <w:rsid w:val="615D3DEA"/>
    <w:rsid w:val="616A27DC"/>
    <w:rsid w:val="6195006F"/>
    <w:rsid w:val="619A3221"/>
    <w:rsid w:val="61B33313"/>
    <w:rsid w:val="61BE76F6"/>
    <w:rsid w:val="62075277"/>
    <w:rsid w:val="62450EAB"/>
    <w:rsid w:val="6247202F"/>
    <w:rsid w:val="626A064D"/>
    <w:rsid w:val="62754071"/>
    <w:rsid w:val="629A5EF7"/>
    <w:rsid w:val="62C421AE"/>
    <w:rsid w:val="62D636AD"/>
    <w:rsid w:val="630656C7"/>
    <w:rsid w:val="635261E3"/>
    <w:rsid w:val="6353745F"/>
    <w:rsid w:val="635C4262"/>
    <w:rsid w:val="63A5432F"/>
    <w:rsid w:val="63B2100C"/>
    <w:rsid w:val="63BD3D8C"/>
    <w:rsid w:val="63DC072D"/>
    <w:rsid w:val="63E47DC3"/>
    <w:rsid w:val="63F36985"/>
    <w:rsid w:val="63FB14CE"/>
    <w:rsid w:val="641F5DD8"/>
    <w:rsid w:val="642A6F2E"/>
    <w:rsid w:val="64583565"/>
    <w:rsid w:val="648B28F9"/>
    <w:rsid w:val="64AD0354"/>
    <w:rsid w:val="64BF5C1E"/>
    <w:rsid w:val="64D01681"/>
    <w:rsid w:val="64E93A2A"/>
    <w:rsid w:val="64F5433C"/>
    <w:rsid w:val="64FB2F9A"/>
    <w:rsid w:val="64FE52A1"/>
    <w:rsid w:val="64FE7713"/>
    <w:rsid w:val="65266CCF"/>
    <w:rsid w:val="65386B3F"/>
    <w:rsid w:val="65442265"/>
    <w:rsid w:val="65647C77"/>
    <w:rsid w:val="656A5B6C"/>
    <w:rsid w:val="657C4E79"/>
    <w:rsid w:val="65860867"/>
    <w:rsid w:val="65885095"/>
    <w:rsid w:val="6595394E"/>
    <w:rsid w:val="659563C2"/>
    <w:rsid w:val="659C2258"/>
    <w:rsid w:val="65C761A4"/>
    <w:rsid w:val="6604206B"/>
    <w:rsid w:val="66252FDA"/>
    <w:rsid w:val="664E4BFE"/>
    <w:rsid w:val="667179CD"/>
    <w:rsid w:val="66C93CC6"/>
    <w:rsid w:val="66CB3A59"/>
    <w:rsid w:val="66D240D4"/>
    <w:rsid w:val="66EB6360"/>
    <w:rsid w:val="67021F2C"/>
    <w:rsid w:val="671C5199"/>
    <w:rsid w:val="67216B1C"/>
    <w:rsid w:val="673661E2"/>
    <w:rsid w:val="673F4284"/>
    <w:rsid w:val="677E6A81"/>
    <w:rsid w:val="67B20C3A"/>
    <w:rsid w:val="67CF0FC5"/>
    <w:rsid w:val="67E005F1"/>
    <w:rsid w:val="67F95C9A"/>
    <w:rsid w:val="682C40CB"/>
    <w:rsid w:val="68460CC4"/>
    <w:rsid w:val="68476EA6"/>
    <w:rsid w:val="684A2B64"/>
    <w:rsid w:val="684E190D"/>
    <w:rsid w:val="685C7065"/>
    <w:rsid w:val="68776032"/>
    <w:rsid w:val="68866EA1"/>
    <w:rsid w:val="68940749"/>
    <w:rsid w:val="68A53B3F"/>
    <w:rsid w:val="68AF149C"/>
    <w:rsid w:val="68C17041"/>
    <w:rsid w:val="68DD42D9"/>
    <w:rsid w:val="68E20A7F"/>
    <w:rsid w:val="68EC31AA"/>
    <w:rsid w:val="68F9540F"/>
    <w:rsid w:val="69256C42"/>
    <w:rsid w:val="695E7695"/>
    <w:rsid w:val="697C65D7"/>
    <w:rsid w:val="699E5A18"/>
    <w:rsid w:val="69A13F9B"/>
    <w:rsid w:val="69AB362E"/>
    <w:rsid w:val="69AD0409"/>
    <w:rsid w:val="69BF4DD6"/>
    <w:rsid w:val="69DB1CD7"/>
    <w:rsid w:val="69E90030"/>
    <w:rsid w:val="69EA689A"/>
    <w:rsid w:val="69F242A2"/>
    <w:rsid w:val="69F71DAB"/>
    <w:rsid w:val="6A006F61"/>
    <w:rsid w:val="6A011F39"/>
    <w:rsid w:val="6A4448D9"/>
    <w:rsid w:val="6AB401DD"/>
    <w:rsid w:val="6ABA0CEF"/>
    <w:rsid w:val="6AE6026B"/>
    <w:rsid w:val="6B110E86"/>
    <w:rsid w:val="6B49742D"/>
    <w:rsid w:val="6B6C458E"/>
    <w:rsid w:val="6B763E7B"/>
    <w:rsid w:val="6BAD70C7"/>
    <w:rsid w:val="6BB31D26"/>
    <w:rsid w:val="6BB411F3"/>
    <w:rsid w:val="6BB53178"/>
    <w:rsid w:val="6BC7125F"/>
    <w:rsid w:val="6BCB1162"/>
    <w:rsid w:val="6BE717C1"/>
    <w:rsid w:val="6C0049C4"/>
    <w:rsid w:val="6C0D48E3"/>
    <w:rsid w:val="6C144244"/>
    <w:rsid w:val="6C2E2225"/>
    <w:rsid w:val="6C5379FD"/>
    <w:rsid w:val="6C572656"/>
    <w:rsid w:val="6C8C1616"/>
    <w:rsid w:val="6CB0475A"/>
    <w:rsid w:val="6CB5380E"/>
    <w:rsid w:val="6CEA34AE"/>
    <w:rsid w:val="6CFB6384"/>
    <w:rsid w:val="6D026B5C"/>
    <w:rsid w:val="6D12356C"/>
    <w:rsid w:val="6D414857"/>
    <w:rsid w:val="6D5F64A1"/>
    <w:rsid w:val="6D6B1D7A"/>
    <w:rsid w:val="6D735B1C"/>
    <w:rsid w:val="6D79529A"/>
    <w:rsid w:val="6D7A5ACC"/>
    <w:rsid w:val="6D837535"/>
    <w:rsid w:val="6D916A19"/>
    <w:rsid w:val="6DA303FF"/>
    <w:rsid w:val="6DC8651D"/>
    <w:rsid w:val="6DCC4FFA"/>
    <w:rsid w:val="6DF44071"/>
    <w:rsid w:val="6DF57615"/>
    <w:rsid w:val="6E3360A7"/>
    <w:rsid w:val="6E5F62E2"/>
    <w:rsid w:val="6E9400D3"/>
    <w:rsid w:val="6E9D7B8D"/>
    <w:rsid w:val="6EA06073"/>
    <w:rsid w:val="6EA251AA"/>
    <w:rsid w:val="6EA91D56"/>
    <w:rsid w:val="6EB13E27"/>
    <w:rsid w:val="6EC70DEE"/>
    <w:rsid w:val="6ED32581"/>
    <w:rsid w:val="6ED71784"/>
    <w:rsid w:val="6EF81A01"/>
    <w:rsid w:val="6F016742"/>
    <w:rsid w:val="6F074AF8"/>
    <w:rsid w:val="6F176553"/>
    <w:rsid w:val="6F6407D1"/>
    <w:rsid w:val="6F674DDA"/>
    <w:rsid w:val="6F6C4C04"/>
    <w:rsid w:val="6F7504A0"/>
    <w:rsid w:val="6FA514A4"/>
    <w:rsid w:val="6FAB17DF"/>
    <w:rsid w:val="6FBC08E6"/>
    <w:rsid w:val="6FC47A54"/>
    <w:rsid w:val="6FD27866"/>
    <w:rsid w:val="70003742"/>
    <w:rsid w:val="70174E42"/>
    <w:rsid w:val="70235D1C"/>
    <w:rsid w:val="70246DB3"/>
    <w:rsid w:val="703E10EA"/>
    <w:rsid w:val="70624F7C"/>
    <w:rsid w:val="709231A1"/>
    <w:rsid w:val="70A05E17"/>
    <w:rsid w:val="70CD469B"/>
    <w:rsid w:val="70D525DC"/>
    <w:rsid w:val="70D87EBD"/>
    <w:rsid w:val="70E75E37"/>
    <w:rsid w:val="711241EB"/>
    <w:rsid w:val="71203047"/>
    <w:rsid w:val="71393A8F"/>
    <w:rsid w:val="713C5A59"/>
    <w:rsid w:val="71523B9F"/>
    <w:rsid w:val="71661C69"/>
    <w:rsid w:val="71787052"/>
    <w:rsid w:val="71B465BB"/>
    <w:rsid w:val="71C87551"/>
    <w:rsid w:val="71F004CB"/>
    <w:rsid w:val="72215A44"/>
    <w:rsid w:val="72361D4D"/>
    <w:rsid w:val="726264D6"/>
    <w:rsid w:val="726E0D64"/>
    <w:rsid w:val="72AB1210"/>
    <w:rsid w:val="72B317F2"/>
    <w:rsid w:val="72CB404B"/>
    <w:rsid w:val="72D27C35"/>
    <w:rsid w:val="7302003F"/>
    <w:rsid w:val="732561CC"/>
    <w:rsid w:val="73461BF5"/>
    <w:rsid w:val="735310C7"/>
    <w:rsid w:val="73587FF3"/>
    <w:rsid w:val="736E20D1"/>
    <w:rsid w:val="737E1AC6"/>
    <w:rsid w:val="739D75ED"/>
    <w:rsid w:val="73B072B1"/>
    <w:rsid w:val="73C13E12"/>
    <w:rsid w:val="73D04345"/>
    <w:rsid w:val="73ED4A09"/>
    <w:rsid w:val="73FA372F"/>
    <w:rsid w:val="740172F9"/>
    <w:rsid w:val="74062906"/>
    <w:rsid w:val="74334537"/>
    <w:rsid w:val="74390E51"/>
    <w:rsid w:val="74532441"/>
    <w:rsid w:val="745C546A"/>
    <w:rsid w:val="746675A5"/>
    <w:rsid w:val="747509B6"/>
    <w:rsid w:val="748320AD"/>
    <w:rsid w:val="7499780E"/>
    <w:rsid w:val="74A31D2A"/>
    <w:rsid w:val="74A721D9"/>
    <w:rsid w:val="74AE7CF6"/>
    <w:rsid w:val="74B861E8"/>
    <w:rsid w:val="74D71374"/>
    <w:rsid w:val="74F15521"/>
    <w:rsid w:val="75253084"/>
    <w:rsid w:val="75283860"/>
    <w:rsid w:val="75707017"/>
    <w:rsid w:val="758A16EE"/>
    <w:rsid w:val="75967BAA"/>
    <w:rsid w:val="759A61DB"/>
    <w:rsid w:val="759C16E7"/>
    <w:rsid w:val="75BA4CEE"/>
    <w:rsid w:val="76292467"/>
    <w:rsid w:val="763E54FD"/>
    <w:rsid w:val="764104E6"/>
    <w:rsid w:val="766035C9"/>
    <w:rsid w:val="76BE1F5C"/>
    <w:rsid w:val="76C243BB"/>
    <w:rsid w:val="76CC1D3A"/>
    <w:rsid w:val="76D06C73"/>
    <w:rsid w:val="76D24EEB"/>
    <w:rsid w:val="76DD19AD"/>
    <w:rsid w:val="76F677ED"/>
    <w:rsid w:val="77322E42"/>
    <w:rsid w:val="778D0D36"/>
    <w:rsid w:val="77AF1A1F"/>
    <w:rsid w:val="77BA0BAA"/>
    <w:rsid w:val="77E5211F"/>
    <w:rsid w:val="77FF45A1"/>
    <w:rsid w:val="78197EBE"/>
    <w:rsid w:val="782A20D6"/>
    <w:rsid w:val="782E2F16"/>
    <w:rsid w:val="785469AB"/>
    <w:rsid w:val="78765A48"/>
    <w:rsid w:val="78971E6F"/>
    <w:rsid w:val="78AD422B"/>
    <w:rsid w:val="78BA0120"/>
    <w:rsid w:val="78FF2A7B"/>
    <w:rsid w:val="791F78A9"/>
    <w:rsid w:val="794E0856"/>
    <w:rsid w:val="795C11C2"/>
    <w:rsid w:val="7973396B"/>
    <w:rsid w:val="79977995"/>
    <w:rsid w:val="79B1161C"/>
    <w:rsid w:val="79BE4711"/>
    <w:rsid w:val="79C16FF2"/>
    <w:rsid w:val="79EA681C"/>
    <w:rsid w:val="7A031135"/>
    <w:rsid w:val="7A1F2D29"/>
    <w:rsid w:val="7A220EBF"/>
    <w:rsid w:val="7A313486"/>
    <w:rsid w:val="7A3A320A"/>
    <w:rsid w:val="7A431BF8"/>
    <w:rsid w:val="7A47149C"/>
    <w:rsid w:val="7A615639"/>
    <w:rsid w:val="7A78788E"/>
    <w:rsid w:val="7A7F536F"/>
    <w:rsid w:val="7A8905A0"/>
    <w:rsid w:val="7B4767D6"/>
    <w:rsid w:val="7B717FCF"/>
    <w:rsid w:val="7BA74AE7"/>
    <w:rsid w:val="7BF10C64"/>
    <w:rsid w:val="7BFE0992"/>
    <w:rsid w:val="7C0D122A"/>
    <w:rsid w:val="7C2A12CD"/>
    <w:rsid w:val="7C324C5A"/>
    <w:rsid w:val="7C871B7C"/>
    <w:rsid w:val="7C9C03BC"/>
    <w:rsid w:val="7CA96689"/>
    <w:rsid w:val="7CB45A98"/>
    <w:rsid w:val="7CB82190"/>
    <w:rsid w:val="7CD27673"/>
    <w:rsid w:val="7CDF2D26"/>
    <w:rsid w:val="7CDF41C3"/>
    <w:rsid w:val="7CE72C31"/>
    <w:rsid w:val="7D25637B"/>
    <w:rsid w:val="7D9861DA"/>
    <w:rsid w:val="7DD63551"/>
    <w:rsid w:val="7DE26096"/>
    <w:rsid w:val="7DEE5EC9"/>
    <w:rsid w:val="7E0F08D1"/>
    <w:rsid w:val="7E1C4758"/>
    <w:rsid w:val="7E4D1EAD"/>
    <w:rsid w:val="7E6B60FF"/>
    <w:rsid w:val="7E871EA6"/>
    <w:rsid w:val="7EA958EC"/>
    <w:rsid w:val="7EAD1750"/>
    <w:rsid w:val="7EB74A66"/>
    <w:rsid w:val="7F1042E8"/>
    <w:rsid w:val="7F1A00AA"/>
    <w:rsid w:val="7F323FD7"/>
    <w:rsid w:val="7F400230"/>
    <w:rsid w:val="7F42442B"/>
    <w:rsid w:val="7F4269C9"/>
    <w:rsid w:val="7F4B4027"/>
    <w:rsid w:val="7F74070B"/>
    <w:rsid w:val="7F980A5C"/>
    <w:rsid w:val="7F991131"/>
    <w:rsid w:val="7FC8258B"/>
    <w:rsid w:val="7FDC24DC"/>
    <w:rsid w:val="7FFE71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semiHidden/>
    <w:unhideWhenUsed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header"/>
    <w:basedOn w:val="1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5">
    <w:name w:val="Table Grid"/>
    <w:basedOn w:val="4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7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4" Type="http://schemas.microsoft.com/office/2011/relationships/people" Target="people.xml"/><Relationship Id="rId53" Type="http://schemas.openxmlformats.org/officeDocument/2006/relationships/fontTable" Target="fontTable.xml"/><Relationship Id="rId52" Type="http://schemas.openxmlformats.org/officeDocument/2006/relationships/customXml" Target="../customXml/item1.xml"/><Relationship Id="rId51" Type="http://schemas.openxmlformats.org/officeDocument/2006/relationships/image" Target="media/image48.jpe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jpe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jpe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jpe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jpe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jpe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42</Words>
  <Characters>242</Characters>
  <Lines>2</Lines>
  <Paragraphs>1</Paragraphs>
  <TotalTime>6</TotalTime>
  <ScaleCrop>false</ScaleCrop>
  <LinksUpToDate>false</LinksUpToDate>
  <CharactersWithSpaces>283</CharactersWithSpaces>
  <Application>WPS Office_11.1.0.9208_F1E327BC-269C-435d-A152-05C5408002CA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2018-12-10T08:54:00Z</dcterms:created>
  <dc:creator>展富 周</dc:creator>
  <cp:lastModifiedBy>旋璇</cp:lastModifiedBy>
  <dcterms:modified xsi:type="dcterms:W3CDTF">2019-12-09T04:51:43Z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2052-11.1.0.9208</vt:lpwstr>
  </property>
</Properties>
</file>